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Calibri" w:cs="Calibri" w:eastAsia="Calibri" w:hAnsi="Calibri"/>
          <w:b w:val="1"/>
          <w:bCs w:val="1"/>
          <w:i w:val="0"/>
          <w:iCs w:val="0"/>
          <w:color w:val="000000"/>
          <w:sz w:val="22"/>
          <w:szCs w:val="22"/>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b w:val="1"/>
          <w:bCs w:val="1"/>
          <w:i w:val="0"/>
          <w:iCs w:val="0"/>
          <w:color w:val="000000"/>
          <w:sz w:val="30"/>
          <w:szCs w:val="30"/>
          <w:rtl w:val="0"/>
        </w:rPr>
        <w:t xml:space="preserve">Day 9 — WhatsApp, Email &amp; Telegram Automation + APIs</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Module 2  |  Session: 120 minutes (open to close)  |  Delivery: Online (Zoom)</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Calibri" w:cs="Calibri" w:eastAsia="Calibri" w:hAnsi="Calibri"/>
          <w:b w:val="0"/>
          <w:bCs w:val="0"/>
          <w:i w:val="1"/>
          <w:iCs w:val="1"/>
          <w:color w:val="000000"/>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color w:val="000000"/>
          <w:sz w:val="22"/>
          <w:szCs w:val="22"/>
          <w:rtl w:val="0"/>
        </w:rPr>
        <w:t xml:space="preserve">This chapter covers everything taught in Day 9. It is written as a </w:t>
      </w:r>
      <w:ins w:author="Info Vivencia" w:id="0" w:date="2026-06-19T05:44:31Z">
        <w:r w:rsidDel="00000000" w:rsidR="00000000" w:rsidRPr="00000000">
          <w:rPr>
            <w:rtl w:val="0"/>
            <w:rPrChange w:author="Info Vivencia" w:id="1" w:date="2026-06-19T05:44:31Z">
              <w:rPr>
                <w:rFonts w:ascii="Calibri" w:cs="Calibri" w:eastAsia="Calibri" w:hAnsi="Calibri"/>
                <w:color w:val="000000"/>
                <w:sz w:val="22"/>
                <w:szCs w:val="22"/>
              </w:rPr>
            </w:rPrChange>
          </w:rPr>
          <w:t xml:space="preserve">resource that can be self-taught</w:t>
        </w:r>
      </w:ins>
      <w:del w:author="Info Vivencia" w:id="0" w:date="2026-06-19T05:44:31Z">
        <w:r w:rsidDel="00000000" w:rsidR="00000000" w:rsidRPr="00000000">
          <w:rPr>
            <w:rtl w:val="0"/>
            <w:rPrChange w:author="Info Vivencia" w:id="1" w:date="2026-06-19T05:44:31Z">
              <w:rPr>
                <w:rFonts w:ascii="Calibri" w:cs="Calibri" w:eastAsia="Calibri" w:hAnsi="Calibri"/>
                <w:color w:val="000000"/>
                <w:sz w:val="22"/>
                <w:szCs w:val="22"/>
              </w:rPr>
            </w:rPrChange>
          </w:rPr>
          <w:delText xml:space="preserve">self-contained teaching resource</w:delText>
        </w:r>
      </w:del>
      <w:r w:rsidDel="00000000" w:rsidR="00000000" w:rsidRPr="00000000">
        <w:rPr>
          <w:rFonts w:ascii="Calibri" w:cs="Calibri" w:eastAsia="Calibri" w:hAnsi="Calibri"/>
          <w:color w:val="000000"/>
          <w:sz w:val="22"/>
          <w:szCs w:val="22"/>
          <w:rtl w:val="0"/>
        </w:rPr>
        <w:t xml:space="preserve">: </w:t>
      </w:r>
      <w:ins w:author="Info Vivencia" w:id="2" w:date="2026-06-19T05:45:08Z">
        <w:r w:rsidDel="00000000" w:rsidR="00000000" w:rsidRPr="00000000">
          <w:rPr>
            <w:rtl w:val="0"/>
            <w:rPrChange w:author="Info Vivencia" w:id="3" w:date="2026-06-19T05:45:08Z">
              <w:rPr>
                <w:rFonts w:ascii="Calibri" w:cs="Calibri" w:eastAsia="Calibri" w:hAnsi="Calibri"/>
                <w:color w:val="000000"/>
                <w:sz w:val="22"/>
                <w:szCs w:val="22"/>
              </w:rPr>
            </w:rPrChange>
          </w:rPr>
          <w:t xml:space="preserve">a trainer who’s never taught this topic should be able to teach it properly with solely this document, and a student can learn independently through this document alone.</w:t>
        </w:r>
      </w:ins>
      <w:del w:author="Info Vivencia" w:id="2" w:date="2026-06-19T05:45:08Z">
        <w:r w:rsidDel="00000000" w:rsidR="00000000" w:rsidRPr="00000000">
          <w:rPr>
            <w:rtl w:val="0"/>
            <w:rPrChange w:author="Info Vivencia" w:id="3" w:date="2026-06-19T05:45:08Z">
              <w:rPr>
                <w:rFonts w:ascii="Calibri" w:cs="Calibri" w:eastAsia="Calibri" w:hAnsi="Calibri"/>
                <w:color w:val="000000"/>
                <w:sz w:val="22"/>
                <w:szCs w:val="22"/>
              </w:rPr>
            </w:rPrChange>
          </w:rPr>
          <w:delText xml:space="preserve">a trainer who has never delivered this session before should be able to teach it correctly from this document alone. A student reading it independently can learn from it directly.</w:delText>
        </w:r>
      </w:del>
      <w:r w:rsidDel="00000000" w:rsidR="00000000" w:rsidRPr="00000000">
        <w:rPr>
          <w:rFonts w:ascii="Calibri" w:cs="Calibri" w:eastAsia="Calibri" w:hAnsi="Calibri"/>
          <w:color w:val="000000"/>
          <w:sz w:val="22"/>
          <w:szCs w:val="22"/>
          <w:rtl w:val="0"/>
        </w:rPr>
        <w:t xml:space="preserve"> The content addresses the reader as you throughout, without distinguishing between the two audiences —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color w:val="000000"/>
          <w:sz w:val="22"/>
          <w:szCs w:val="22"/>
          <w:rtl w:val="0"/>
        </w:rPr>
        <w:t xml:space="preserve">Day 9 closes Module 2. Across the previous three days you learned what automation is, the four frameworks that shape how a workflow is designed, and how to build the same workflow across n8n, Zapier, and Make. In every one of those builds, a message went out at the very end — a confirmation to a parent, an alert to a team. Today that single outgoing message stops being the last step of a workflow and becomes the whole point of the system. You will learn what an API is — the piece that has quietly been doing the work each time you</w:t>
      </w:r>
      <w:ins w:author="Info Vivencia" w:id="4" w:date="2026-06-19T05:47:28Z">
        <w:r w:rsidDel="00000000" w:rsidR="00000000" w:rsidRPr="00000000">
          <w:rPr>
            <w:rtl w:val="0"/>
            <w:rPrChange w:author="Info Vivencia" w:id="5" w:date="2026-06-19T05:47:28Z">
              <w:rPr>
                <w:rFonts w:ascii="Calibri" w:cs="Calibri" w:eastAsia="Calibri" w:hAnsi="Calibri"/>
                <w:color w:val="000000"/>
                <w:sz w:val="22"/>
                <w:szCs w:val="22"/>
              </w:rPr>
            </w:rPrChange>
          </w:rPr>
          <w:t xml:space="preserve">’ve created </w:t>
        </w:r>
      </w:ins>
      <w:del w:author="Info Vivencia" w:id="4" w:date="2026-06-19T05:47:28Z">
        <w:r w:rsidDel="00000000" w:rsidR="00000000" w:rsidRPr="00000000">
          <w:rPr>
            <w:rFonts w:ascii="Calibri" w:cs="Calibri" w:eastAsia="Calibri" w:hAnsi="Calibri"/>
            <w:color w:val="000000"/>
            <w:sz w:val="22"/>
            <w:szCs w:val="22"/>
            <w:rtl w:val="0"/>
          </w:rPr>
          <w:delText xml:space="preserve"> connected </w:delText>
        </w:r>
      </w:del>
      <w:r w:rsidDel="00000000" w:rsidR="00000000" w:rsidRPr="00000000">
        <w:rPr>
          <w:rFonts w:ascii="Calibri" w:cs="Calibri" w:eastAsia="Calibri" w:hAnsi="Calibri"/>
          <w:color w:val="000000"/>
          <w:sz w:val="22"/>
          <w:szCs w:val="22"/>
          <w:rtl w:val="0"/>
        </w:rPr>
        <w:t xml:space="preserve">an account — and you will use it to build communication that runs in both directions: systems that receive a message and reply, on the three channels Indian businesses actually live on</w:t>
      </w:r>
      <w:ins w:author="Info Vivencia" w:id="6" w:date="2026-06-19T05:48:00Z">
        <w:r w:rsidDel="00000000" w:rsidR="00000000" w:rsidRPr="00000000">
          <w:rPr>
            <w:rtl w:val="0"/>
            <w:rPrChange w:author="Info Vivencia" w:id="7" w:date="2026-06-19T05:48:00Z">
              <w:rPr>
                <w:rFonts w:ascii="Calibri" w:cs="Calibri" w:eastAsia="Calibri" w:hAnsi="Calibri"/>
                <w:color w:val="000000"/>
                <w:sz w:val="22"/>
                <w:szCs w:val="22"/>
              </w:rPr>
            </w:rPrChange>
          </w:rPr>
          <w:t xml:space="preserve">:</w:t>
        </w:r>
      </w:ins>
      <w:del w:author="Info Vivencia" w:id="6" w:date="2026-06-19T05:48:00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WhatsApp, Telegram, and email.</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Calibri" w:cs="Calibri" w:eastAsia="Calibri" w:hAnsi="Calibri"/>
          <w:b w:val="1"/>
          <w:bCs w:val="1"/>
          <w:color w:val="000000"/>
          <w:sz w:val="30"/>
          <w:szCs w:val="30"/>
          <w:rtl w:val="0"/>
        </w:rPr>
        <w:t xml:space="preserve">1.  Open — From Sending to Conversing  (10 min)</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Fonts w:ascii="Calibri" w:cs="Calibri" w:eastAsia="Calibri" w:hAnsi="Calibri"/>
          <w:b w:val="1"/>
          <w:bCs w:val="1"/>
          <w:color w:val="000000"/>
          <w:sz w:val="24"/>
          <w:szCs w:val="24"/>
          <w:rtl w:val="0"/>
        </w:rPr>
        <w:t xml:space="preserve">1.1  Where this session sits: closing Module 2</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color w:val="000000"/>
          <w:sz w:val="22"/>
          <w:szCs w:val="22"/>
          <w:rtl w:val="0"/>
        </w:rPr>
        <w:t xml:space="preserve">This is the fourth and final day of Module 2. The three days before it built the foundation of automation step by step. Day 6 gave you the anatomy of a workflow — a trigger, one or more actions, and a result — and the discipline of designing it on paper before opening a builder. Day 7 gave you the four frameworks that shape a workflow: linear, modular, data-driven, and keyword-driven. Day 8 was the build session, where you constructed the same lead-capture workflow three times, in n8n, Zapier, and Make, and saw the differences between the platforms directly.</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color w:val="000000"/>
          <w:sz w:val="22"/>
          <w:szCs w:val="22"/>
          <w:rtl w:val="0"/>
        </w:rPr>
        <w:t xml:space="preserve">In every one of those workflows, the final action was a message: a WhatsApp confirmation to a parent, an email receipt to an applicant, a Slack alert to a team. The message was the end of the line — the system sent it and finished. Today the message moves to the centre. Instead of treating a message as the last thing a workflow does, you will treat the conversation itself as </w:t>
      </w:r>
      <w:ins w:author="Info Vivencia" w:id="8" w:date="2026-06-19T05:50:30Z">
        <w:r w:rsidDel="00000000" w:rsidR="00000000" w:rsidRPr="00000000">
          <w:rPr>
            <w:rtl w:val="0"/>
            <w:rPrChange w:author="Info Vivencia" w:id="9" w:date="2026-06-19T05:50:30Z">
              <w:rPr>
                <w:rFonts w:ascii="Calibri" w:cs="Calibri" w:eastAsia="Calibri" w:hAnsi="Calibri"/>
                <w:color w:val="000000"/>
                <w:sz w:val="22"/>
                <w:szCs w:val="22"/>
              </w:rPr>
            </w:rPrChange>
          </w:rPr>
          <w:t xml:space="preserve">what the workflow needs to handle</w:t>
        </w:r>
      </w:ins>
      <w:del w:author="Info Vivencia" w:id="8" w:date="2026-06-19T05:50:30Z">
        <w:r w:rsidDel="00000000" w:rsidR="00000000" w:rsidRPr="00000000">
          <w:rPr>
            <w:rtl w:val="0"/>
            <w:rPrChange w:author="Info Vivencia" w:id="9" w:date="2026-06-19T05:50:30Z">
              <w:rPr>
                <w:rFonts w:ascii="Calibri" w:cs="Calibri" w:eastAsia="Calibri" w:hAnsi="Calibri"/>
                <w:color w:val="000000"/>
                <w:sz w:val="22"/>
                <w:szCs w:val="22"/>
              </w:rPr>
            </w:rPrChange>
          </w:rPr>
          <w:delText xml:space="preserve">the thing the workflow exists to handle</w:delText>
        </w:r>
      </w:del>
      <w:r w:rsidDel="00000000" w:rsidR="00000000" w:rsidRPr="00000000">
        <w:rPr>
          <w:rFonts w:ascii="Calibri" w:cs="Calibri" w:eastAsia="Calibri" w:hAnsi="Calibri"/>
          <w:color w:val="000000"/>
          <w:sz w:val="22"/>
          <w:szCs w:val="22"/>
          <w:rtl w:val="0"/>
        </w:rPr>
        <w:t xml:space="preserve">. That is the natural place for Module 2 to end, because it is the point where automation </w:t>
      </w:r>
      <w:ins w:author="Info Vivencia" w:id="10" w:date="2026-06-19T05:51:16Z">
        <w:r w:rsidDel="00000000" w:rsidR="00000000" w:rsidRPr="00000000">
          <w:rPr>
            <w:rtl w:val="0"/>
            <w:rPrChange w:author="Info Vivencia" w:id="11" w:date="2026-06-19T05:51:16Z">
              <w:rPr>
                <w:rFonts w:ascii="Calibri" w:cs="Calibri" w:eastAsia="Calibri" w:hAnsi="Calibri"/>
                <w:color w:val="000000"/>
                <w:sz w:val="22"/>
                <w:szCs w:val="22"/>
              </w:rPr>
            </w:rPrChange>
          </w:rPr>
          <w:t xml:space="preserve">isn’t anymore something that works quietly in the background, because now it’s something that a customer consults</w:t>
        </w:r>
      </w:ins>
      <w:del w:author="Info Vivencia" w:id="10" w:date="2026-06-19T05:51:16Z">
        <w:r w:rsidDel="00000000" w:rsidR="00000000" w:rsidRPr="00000000">
          <w:rPr>
            <w:rtl w:val="0"/>
            <w:rPrChange w:author="Info Vivencia" w:id="11" w:date="2026-06-19T05:51:16Z">
              <w:rPr>
                <w:rFonts w:ascii="Calibri" w:cs="Calibri" w:eastAsia="Calibri" w:hAnsi="Calibri"/>
                <w:color w:val="000000"/>
                <w:sz w:val="22"/>
                <w:szCs w:val="22"/>
              </w:rPr>
            </w:rPrChange>
          </w:rPr>
          <w:delText xml:space="preserve">stops being something that runs quietly in the background and becomes something a customer can talk to</w:delText>
        </w:r>
      </w:del>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Fonts w:ascii="Calibri" w:cs="Calibri" w:eastAsia="Calibri" w:hAnsi="Calibri"/>
          <w:b w:val="1"/>
          <w:bCs w:val="1"/>
          <w:color w:val="000000"/>
          <w:sz w:val="24"/>
          <w:szCs w:val="24"/>
          <w:rtl w:val="0"/>
        </w:rPr>
        <w:t xml:space="preserve">1.2  From one-way messages to two-way communication</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color w:val="000000"/>
          <w:sz w:val="22"/>
          <w:szCs w:val="22"/>
          <w:rtl w:val="0"/>
        </w:rPr>
        <w:t xml:space="preserve">The messages you have sent so far have all been one-way</w:t>
      </w:r>
      <w:ins w:author="Info Vivencia" w:id="12" w:date="2026-06-19T05:52:36Z">
        <w:r w:rsidDel="00000000" w:rsidR="00000000" w:rsidRPr="00000000">
          <w:rPr>
            <w:rtl w:val="0"/>
            <w:rPrChange w:author="Info Vivencia" w:id="13" w:date="2026-06-19T05:52:36Z">
              <w:rPr>
                <w:rFonts w:ascii="Calibri" w:cs="Calibri" w:eastAsia="Calibri" w:hAnsi="Calibri"/>
                <w:color w:val="000000"/>
                <w:sz w:val="22"/>
                <w:szCs w:val="22"/>
              </w:rPr>
            </w:rPrChange>
          </w:rPr>
          <w:t xml:space="preserve">: a</w:t>
        </w:r>
      </w:ins>
      <w:del w:author="Info Vivencia" w:id="12" w:date="2026-06-19T05:52:36Z">
        <w:r w:rsidDel="00000000" w:rsidR="00000000" w:rsidRPr="00000000">
          <w:rPr>
            <w:rtl w:val="0"/>
            <w:rPrChange w:author="Info Vivencia" w:id="13" w:date="2026-06-19T05:52:36Z">
              <w:rPr>
                <w:rFonts w:ascii="Calibri" w:cs="Calibri" w:eastAsia="Calibri" w:hAnsi="Calibri"/>
                <w:color w:val="000000"/>
                <w:sz w:val="22"/>
                <w:szCs w:val="22"/>
              </w:rPr>
            </w:rPrChange>
          </w:rPr>
          <w:delText xml:space="preserve">. A</w:delText>
        </w:r>
      </w:del>
      <w:r w:rsidDel="00000000" w:rsidR="00000000" w:rsidRPr="00000000">
        <w:rPr>
          <w:rFonts w:ascii="Calibri" w:cs="Calibri" w:eastAsia="Calibri" w:hAnsi="Calibri"/>
          <w:color w:val="000000"/>
          <w:sz w:val="22"/>
          <w:szCs w:val="22"/>
          <w:rtl w:val="0"/>
        </w:rPr>
        <w:t xml:space="preserve"> form is submitted, and a confirmation goes out</w:t>
      </w:r>
      <w:ins w:author="Info Vivencia" w:id="14" w:date="2026-06-19T05:52:46Z">
        <w:r w:rsidDel="00000000" w:rsidR="00000000" w:rsidRPr="00000000">
          <w:rPr>
            <w:rtl w:val="0"/>
            <w:rPrChange w:author="Info Vivencia" w:id="15" w:date="2026-06-19T05:52:46Z">
              <w:rPr>
                <w:rFonts w:ascii="Calibri" w:cs="Calibri" w:eastAsia="Calibri" w:hAnsi="Calibri"/>
                <w:color w:val="000000"/>
                <w:sz w:val="22"/>
                <w:szCs w:val="22"/>
              </w:rPr>
            </w:rPrChange>
          </w:rPr>
          <w:t xml:space="preserve">; a</w:t>
        </w:r>
      </w:ins>
      <w:del w:author="Info Vivencia" w:id="14" w:date="2026-06-19T05:52:46Z">
        <w:r w:rsidDel="00000000" w:rsidR="00000000" w:rsidRPr="00000000">
          <w:rPr>
            <w:rtl w:val="0"/>
            <w:rPrChange w:author="Info Vivencia" w:id="15" w:date="2026-06-19T05:52:46Z">
              <w:rPr>
                <w:rFonts w:ascii="Calibri" w:cs="Calibri" w:eastAsia="Calibri" w:hAnsi="Calibri"/>
                <w:color w:val="000000"/>
                <w:sz w:val="22"/>
                <w:szCs w:val="22"/>
              </w:rPr>
            </w:rPrChange>
          </w:rPr>
          <w:delText xml:space="preserve">. A</w:delText>
        </w:r>
      </w:del>
      <w:r w:rsidDel="00000000" w:rsidR="00000000" w:rsidRPr="00000000">
        <w:rPr>
          <w:rFonts w:ascii="Calibri" w:cs="Calibri" w:eastAsia="Calibri" w:hAnsi="Calibri"/>
          <w:color w:val="000000"/>
          <w:sz w:val="22"/>
          <w:szCs w:val="22"/>
          <w:rtl w:val="0"/>
        </w:rPr>
        <w:t xml:space="preserve"> payment is received, and a receipt is sent. The system speaks, the customer receives</w:t>
      </w:r>
      <w:del w:author="Info Vivencia" w:id="16" w:date="2026-06-19T05:53:11Z">
        <w:r w:rsidDel="00000000" w:rsidR="00000000" w:rsidRPr="00000000">
          <w:rPr>
            <w:rFonts w:ascii="Calibri" w:cs="Calibri" w:eastAsia="Calibri" w:hAnsi="Calibri"/>
            <w:color w:val="000000"/>
            <w:sz w:val="22"/>
            <w:szCs w:val="22"/>
            <w:rtl w:val="0"/>
          </w:rPr>
          <w:delText xml:space="preserve">, and that is the end of it</w:delText>
        </w:r>
      </w:del>
      <w:r w:rsidDel="00000000" w:rsidR="00000000" w:rsidRPr="00000000">
        <w:rPr>
          <w:rFonts w:ascii="Calibri" w:cs="Calibri" w:eastAsia="Calibri" w:hAnsi="Calibri"/>
          <w:color w:val="000000"/>
          <w:sz w:val="22"/>
          <w:szCs w:val="22"/>
          <w:rtl w:val="0"/>
        </w:rPr>
        <w:t xml:space="preserve">. This is genuinely useful — a business that confirms every </w:t>
      </w:r>
      <w:ins w:author="Info Vivencia" w:id="17" w:date="2026-06-19T05:54:01Z">
        <w:r w:rsidDel="00000000" w:rsidR="00000000" w:rsidRPr="00000000">
          <w:rPr>
            <w:rtl w:val="0"/>
            <w:rPrChange w:author="Info Vivencia" w:id="18" w:date="2026-06-19T05:54:01Z">
              <w:rPr>
                <w:rFonts w:ascii="Calibri" w:cs="Calibri" w:eastAsia="Calibri" w:hAnsi="Calibri"/>
                <w:color w:val="000000"/>
                <w:sz w:val="22"/>
                <w:szCs w:val="22"/>
              </w:rPr>
            </w:rPrChange>
          </w:rPr>
          <w:t xml:space="preserve">inquiry</w:t>
        </w:r>
      </w:ins>
      <w:del w:author="Info Vivencia" w:id="17" w:date="2026-06-19T05:54:01Z">
        <w:r w:rsidDel="00000000" w:rsidR="00000000" w:rsidRPr="00000000">
          <w:rPr>
            <w:rtl w:val="0"/>
            <w:rPrChange w:author="Info Vivencia" w:id="18" w:date="2026-06-19T05:54:01Z">
              <w:rPr>
                <w:rFonts w:ascii="Calibri" w:cs="Calibri" w:eastAsia="Calibri" w:hAnsi="Calibri"/>
                <w:color w:val="000000"/>
                <w:sz w:val="22"/>
                <w:szCs w:val="22"/>
              </w:rPr>
            </w:rPrChange>
          </w:rPr>
          <w:delText xml:space="preserve">enquiry</w:delText>
        </w:r>
      </w:del>
      <w:r w:rsidDel="00000000" w:rsidR="00000000" w:rsidRPr="00000000">
        <w:rPr>
          <w:rFonts w:ascii="Calibri" w:cs="Calibri" w:eastAsia="Calibri" w:hAnsi="Calibri"/>
          <w:color w:val="000000"/>
          <w:sz w:val="22"/>
          <w:szCs w:val="22"/>
          <w:rtl w:val="0"/>
        </w:rPr>
        <w:t xml:space="preserve"> automatically looks </w:t>
      </w:r>
      <w:ins w:author="Info Vivencia" w:id="19" w:date="2026-06-19T05:53:53Z">
        <w:r w:rsidDel="00000000" w:rsidR="00000000" w:rsidRPr="00000000">
          <w:rPr>
            <w:rtl w:val="0"/>
            <w:rPrChange w:author="Info Vivencia" w:id="20" w:date="2026-06-19T05:53:53Z">
              <w:rPr>
                <w:rFonts w:ascii="Calibri" w:cs="Calibri" w:eastAsia="Calibri" w:hAnsi="Calibri"/>
                <w:color w:val="000000"/>
                <w:sz w:val="22"/>
                <w:szCs w:val="22"/>
              </w:rPr>
            </w:rPrChange>
          </w:rPr>
          <w:t xml:space="preserve">really organised</w:t>
        </w:r>
      </w:ins>
      <w:del w:author="Info Vivencia" w:id="19" w:date="2026-06-19T05:53:53Z">
        <w:r w:rsidDel="00000000" w:rsidR="00000000" w:rsidRPr="00000000">
          <w:rPr>
            <w:rtl w:val="0"/>
            <w:rPrChange w:author="Info Vivencia" w:id="20" w:date="2026-06-19T05:53:53Z">
              <w:rPr>
                <w:rFonts w:ascii="Calibri" w:cs="Calibri" w:eastAsia="Calibri" w:hAnsi="Calibri"/>
                <w:color w:val="000000"/>
                <w:sz w:val="22"/>
                <w:szCs w:val="22"/>
              </w:rPr>
            </w:rPrChange>
          </w:rPr>
          <w:delText xml:space="preserve">far more organised than one that does not</w:delText>
        </w:r>
      </w:del>
      <w:r w:rsidDel="00000000" w:rsidR="00000000" w:rsidRPr="00000000">
        <w:rPr>
          <w:rFonts w:ascii="Calibri" w:cs="Calibri" w:eastAsia="Calibri" w:hAnsi="Calibri"/>
          <w:color w:val="000000"/>
          <w:sz w:val="22"/>
          <w:szCs w:val="22"/>
          <w:rtl w:val="0"/>
        </w:rPr>
        <w:t xml:space="preserve"> — but it is only half of what these channels can do.</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color w:val="000000"/>
          <w:sz w:val="22"/>
          <w:szCs w:val="22"/>
          <w:rtl w:val="0"/>
        </w:rPr>
        <w:t xml:space="preserve">Two-way communication is different in kind, not just degree. A two-way system receives a message from a person, understands enough of it to decide what to do, and sends a reply back — and it can do this around the clock without anyone watching. This is what turns an automation</w:t>
      </w:r>
      <w:ins w:author="Info Vivencia" w:id="21" w:date="2026-06-19T05:54:24Z">
        <w:r w:rsidDel="00000000" w:rsidR="00000000" w:rsidRPr="00000000">
          <w:rPr>
            <w:rFonts w:ascii="Calibri" w:cs="Calibri" w:eastAsia="Calibri" w:hAnsi="Calibri"/>
            <w:color w:val="000000"/>
            <w:sz w:val="22"/>
            <w:szCs w:val="22"/>
            <w:rtl w:val="0"/>
          </w:rPr>
          <w:t xml:space="preserve"> system</w:t>
        </w:r>
      </w:ins>
      <w:r w:rsidDel="00000000" w:rsidR="00000000" w:rsidRPr="00000000">
        <w:rPr>
          <w:rFonts w:ascii="Calibri" w:cs="Calibri" w:eastAsia="Calibri" w:hAnsi="Calibri"/>
          <w:color w:val="000000"/>
          <w:sz w:val="22"/>
          <w:szCs w:val="22"/>
          <w:rtl w:val="0"/>
        </w:rPr>
        <w:t xml:space="preserve"> into </w:t>
      </w:r>
      <w:ins w:author="Info Vivencia" w:id="22" w:date="2026-06-19T05:55:10Z">
        <w:r w:rsidDel="00000000" w:rsidR="00000000" w:rsidRPr="00000000">
          <w:rPr>
            <w:rtl w:val="0"/>
            <w:rPrChange w:author="Info Vivencia" w:id="23" w:date="2026-06-19T05:55:10Z">
              <w:rPr>
                <w:rFonts w:ascii="Calibri" w:cs="Calibri" w:eastAsia="Calibri" w:hAnsi="Calibri"/>
                <w:color w:val="000000"/>
                <w:sz w:val="22"/>
                <w:szCs w:val="22"/>
              </w:rPr>
            </w:rPrChange>
          </w:rPr>
          <w:t xml:space="preserve">what</w:t>
        </w:r>
      </w:ins>
      <w:del w:author="Info Vivencia" w:id="22" w:date="2026-06-19T05:55:10Z">
        <w:r w:rsidDel="00000000" w:rsidR="00000000" w:rsidRPr="00000000">
          <w:rPr>
            <w:rtl w:val="0"/>
            <w:rPrChange w:author="Info Vivencia" w:id="23" w:date="2026-06-19T05:55:10Z">
              <w:rPr>
                <w:rFonts w:ascii="Calibri" w:cs="Calibri" w:eastAsia="Calibri" w:hAnsi="Calibri"/>
                <w:color w:val="000000"/>
                <w:sz w:val="22"/>
                <w:szCs w:val="22"/>
              </w:rPr>
            </w:rPrChange>
          </w:rPr>
          <w:delText xml:space="preserve">the thing</w:delText>
        </w:r>
      </w:del>
      <w:r w:rsidDel="00000000" w:rsidR="00000000" w:rsidRPr="00000000">
        <w:rPr>
          <w:rFonts w:ascii="Calibri" w:cs="Calibri" w:eastAsia="Calibri" w:hAnsi="Calibri"/>
          <w:color w:val="000000"/>
          <w:sz w:val="22"/>
          <w:szCs w:val="22"/>
          <w:rtl w:val="0"/>
        </w:rPr>
        <w:t xml:space="preserve"> people mean when they say a WhatsApp bot, an email auto-</w:t>
      </w:r>
      <w:ins w:author="Info Vivencia" w:id="24" w:date="2026-06-19T05:55:20Z">
        <w:r w:rsidDel="00000000" w:rsidR="00000000" w:rsidRPr="00000000">
          <w:rPr>
            <w:rtl w:val="0"/>
            <w:rPrChange w:author="Info Vivencia" w:id="25" w:date="2026-06-19T05:55:20Z">
              <w:rPr>
                <w:rFonts w:ascii="Calibri" w:cs="Calibri" w:eastAsia="Calibri" w:hAnsi="Calibri"/>
                <w:color w:val="000000"/>
                <w:sz w:val="22"/>
                <w:szCs w:val="22"/>
              </w:rPr>
            </w:rPrChange>
          </w:rPr>
          <w:t xml:space="preserve">response system</w:t>
        </w:r>
      </w:ins>
      <w:del w:author="Info Vivencia" w:id="24" w:date="2026-06-19T05:55:20Z">
        <w:r w:rsidDel="00000000" w:rsidR="00000000" w:rsidRPr="00000000">
          <w:rPr>
            <w:rtl w:val="0"/>
            <w:rPrChange w:author="Info Vivencia" w:id="25" w:date="2026-06-19T05:55:20Z">
              <w:rPr>
                <w:rFonts w:ascii="Calibri" w:cs="Calibri" w:eastAsia="Calibri" w:hAnsi="Calibri"/>
                <w:color w:val="000000"/>
                <w:sz w:val="22"/>
                <w:szCs w:val="22"/>
              </w:rPr>
            </w:rPrChange>
          </w:rPr>
          <w:delText xml:space="preserve">responder</w:delText>
        </w:r>
      </w:del>
      <w:r w:rsidDel="00000000" w:rsidR="00000000" w:rsidRPr="00000000">
        <w:rPr>
          <w:rFonts w:ascii="Calibri" w:cs="Calibri" w:eastAsia="Calibri" w:hAnsi="Calibri"/>
          <w:color w:val="000000"/>
          <w:sz w:val="22"/>
          <w:szCs w:val="22"/>
          <w:rtl w:val="0"/>
        </w:rPr>
        <w:t xml:space="preserve">, or a Telegram assistant. The customer is no longer only receiving</w:t>
      </w:r>
      <w:ins w:author="Info Vivencia" w:id="26" w:date="2026-06-19T05:55:33Z">
        <w:r w:rsidDel="00000000" w:rsidR="00000000" w:rsidRPr="00000000">
          <w:rPr>
            <w:rtl w:val="0"/>
            <w:rPrChange w:author="Info Vivencia" w:id="27" w:date="2026-06-19T05:55:33Z">
              <w:rPr>
                <w:rFonts w:ascii="Calibri" w:cs="Calibri" w:eastAsia="Calibri" w:hAnsi="Calibri"/>
                <w:color w:val="000000"/>
                <w:sz w:val="22"/>
                <w:szCs w:val="22"/>
              </w:rPr>
            </w:rPrChange>
          </w:rPr>
          <w:t xml:space="preserve">,</w:t>
        </w:r>
      </w:ins>
      <w:del w:author="Info Vivencia" w:id="26" w:date="2026-06-19T05:55:33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they are having a short exchange with a system that answers them.</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Calibri" w:cs="Calibri" w:eastAsia="Calibri" w:hAnsi="Calibri"/>
          <w:color w:val="000000"/>
          <w:sz w:val="22"/>
          <w:szCs w:val="22"/>
          <w:rtl w:val="0"/>
        </w:rPr>
        <w:t xml:space="preserve">This matters in the Indian market more than almost anywhere, because so much business now happens through messaging. A customer who sends a WhatsApp message to a shop at ten at night expects an answer, not silence until morning. </w:t>
      </w:r>
      <w:ins w:author="Info Vivencia" w:id="28" w:date="2026-06-19T05:56:08Z">
        <w:r w:rsidDel="00000000" w:rsidR="00000000" w:rsidRPr="00000000">
          <w:rPr>
            <w:rtl w:val="0"/>
            <w:rPrChange w:author="Info Vivencia" w:id="29" w:date="2026-06-19T05:56:08Z">
              <w:rPr>
                <w:rFonts w:ascii="Calibri" w:cs="Calibri" w:eastAsia="Calibri" w:hAnsi="Calibri"/>
                <w:color w:val="000000"/>
                <w:sz w:val="22"/>
                <w:szCs w:val="22"/>
              </w:rPr>
            </w:rPrChange>
          </w:rPr>
          <w:t xml:space="preserve">Or a</w:t>
        </w:r>
      </w:ins>
      <w:del w:author="Info Vivencia" w:id="28" w:date="2026-06-19T05:56:08Z">
        <w:r w:rsidDel="00000000" w:rsidR="00000000" w:rsidRPr="00000000">
          <w:rPr>
            <w:rtl w:val="0"/>
            <w:rPrChange w:author="Info Vivencia" w:id="29" w:date="2026-06-19T05:56:08Z">
              <w:rPr>
                <w:rFonts w:ascii="Calibri" w:cs="Calibri" w:eastAsia="Calibri" w:hAnsi="Calibri"/>
                <w:color w:val="000000"/>
                <w:sz w:val="22"/>
                <w:szCs w:val="22"/>
              </w:rPr>
            </w:rPrChange>
          </w:rPr>
          <w:delText xml:space="preserve">A</w:delText>
        </w:r>
      </w:del>
      <w:r w:rsidDel="00000000" w:rsidR="00000000" w:rsidRPr="00000000">
        <w:rPr>
          <w:rFonts w:ascii="Calibri" w:cs="Calibri" w:eastAsia="Calibri" w:hAnsi="Calibri"/>
          <w:color w:val="000000"/>
          <w:sz w:val="22"/>
          <w:szCs w:val="22"/>
          <w:rtl w:val="0"/>
        </w:rPr>
        <w:t xml:space="preserve"> coaching centre that replies to a fee enquiry within seconds keeps the student who would otherwise message a competing centre while they wait. The rest of today is about building communication that answers — and about understanding the one piece that makes any of it possible, which is the subject of the next section.</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Fonts w:ascii="Calibri" w:cs="Calibri" w:eastAsia="Calibri" w:hAnsi="Calibri"/>
          <w:b w:val="1"/>
          <w:bCs w:val="1"/>
          <w:color w:val="000000"/>
          <w:sz w:val="30"/>
          <w:szCs w:val="30"/>
          <w:rtl w:val="0"/>
        </w:rPr>
        <w:t xml:space="preserve">2.  APIs and Webhooks: How Software Talks to Software  (19 min)</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Fonts w:ascii="Calibri" w:cs="Calibri" w:eastAsia="Calibri" w:hAnsi="Calibri"/>
          <w:b w:val="1"/>
          <w:bCs w:val="1"/>
          <w:color w:val="000000"/>
          <w:sz w:val="24"/>
          <w:szCs w:val="24"/>
          <w:rtl w:val="0"/>
        </w:rPr>
        <w:t xml:space="preserve">2.1  What an API actually is</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Calibri" w:cs="Calibri" w:eastAsia="Calibri" w:hAnsi="Calibri"/>
          <w:color w:val="000000"/>
          <w:sz w:val="22"/>
          <w:szCs w:val="22"/>
          <w:rtl w:val="0"/>
        </w:rPr>
        <w:t xml:space="preserve">Every automation you have built connects one piece of software to another: a form to a spreadsheet, a spreadsheet to WhatsApp. For two separate programs to work together like this, they need an agreed way of talking to each other. That agreed way is called an API</w:t>
      </w:r>
      <w:ins w:author="Info Vivencia" w:id="30" w:date="2026-06-19T05:58:04Z">
        <w:r w:rsidDel="00000000" w:rsidR="00000000" w:rsidRPr="00000000">
          <w:rPr>
            <w:rtl w:val="0"/>
            <w:rPrChange w:author="Info Vivencia" w:id="31" w:date="2026-06-19T05:58:04Z">
              <w:rPr>
                <w:rFonts w:ascii="Calibri" w:cs="Calibri" w:eastAsia="Calibri" w:hAnsi="Calibri"/>
                <w:color w:val="000000"/>
                <w:sz w:val="22"/>
                <w:szCs w:val="22"/>
              </w:rPr>
            </w:rPrChange>
          </w:rPr>
          <w:t xml:space="preserve">, this stands for ‘Application Programming Interface’, and here, you must understand that its definition matters far less than the simplicity of this idea</w:t>
        </w:r>
      </w:ins>
      <w:del w:author="Info Vivencia" w:id="30" w:date="2026-06-19T05:58:04Z">
        <w:r w:rsidDel="00000000" w:rsidR="00000000" w:rsidRPr="00000000">
          <w:rPr>
            <w:rtl w:val="0"/>
            <w:rPrChange w:author="Info Vivencia" w:id="31" w:date="2026-06-19T05:58:04Z">
              <w:rPr>
                <w:rFonts w:ascii="Calibri" w:cs="Calibri" w:eastAsia="Calibri" w:hAnsi="Calibri"/>
                <w:color w:val="000000"/>
                <w:sz w:val="22"/>
                <w:szCs w:val="22"/>
              </w:rPr>
            </w:rPrChange>
          </w:rPr>
          <w:delText xml:space="preserve">. The letters stand for application programming interface, but the words matter far less than the idea, and the idea is simple.</w:delText>
        </w:r>
      </w:del>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color w:val="000000"/>
          <w:sz w:val="22"/>
          <w:szCs w:val="22"/>
          <w:rtl w:val="0"/>
        </w:rPr>
        <w:t xml:space="preserve">Think of ordering food at a restaurant</w:t>
      </w:r>
      <w:ins w:author="Info Vivencia" w:id="32" w:date="2026-06-19T05:59:34Z">
        <w:r w:rsidDel="00000000" w:rsidR="00000000" w:rsidRPr="00000000">
          <w:rPr>
            <w:rtl w:val="0"/>
            <w:rPrChange w:author="Info Vivencia" w:id="33" w:date="2026-06-19T05:59:34Z">
              <w:rPr>
                <w:rFonts w:ascii="Calibri" w:cs="Calibri" w:eastAsia="Calibri" w:hAnsi="Calibri"/>
                <w:color w:val="000000"/>
                <w:sz w:val="22"/>
                <w:szCs w:val="22"/>
              </w:rPr>
            </w:rPrChange>
          </w:rPr>
          <w:t xml:space="preserve">, you</w:t>
        </w:r>
      </w:ins>
      <w:del w:author="Info Vivencia" w:id="32" w:date="2026-06-19T05:59:34Z">
        <w:r w:rsidDel="00000000" w:rsidR="00000000" w:rsidRPr="00000000">
          <w:rPr>
            <w:rtl w:val="0"/>
            <w:rPrChange w:author="Info Vivencia" w:id="33" w:date="2026-06-19T05:59:34Z">
              <w:rPr>
                <w:rFonts w:ascii="Calibri" w:cs="Calibri" w:eastAsia="Calibri" w:hAnsi="Calibri"/>
                <w:color w:val="000000"/>
                <w:sz w:val="22"/>
                <w:szCs w:val="22"/>
              </w:rPr>
            </w:rPrChange>
          </w:rPr>
          <w:delText xml:space="preserve">. You</w:delText>
        </w:r>
      </w:del>
      <w:r w:rsidDel="00000000" w:rsidR="00000000" w:rsidRPr="00000000">
        <w:rPr>
          <w:rFonts w:ascii="Calibri" w:cs="Calibri" w:eastAsia="Calibri" w:hAnsi="Calibri"/>
          <w:color w:val="000000"/>
          <w:sz w:val="22"/>
          <w:szCs w:val="22"/>
          <w:rtl w:val="0"/>
        </w:rPr>
        <w:t xml:space="preserve"> </w:t>
      </w:r>
      <w:ins w:author="Info Vivencia" w:id="34" w:date="2026-06-19T05:59:38Z">
        <w:r w:rsidDel="00000000" w:rsidR="00000000" w:rsidRPr="00000000">
          <w:rPr>
            <w:rtl w:val="0"/>
            <w:rPrChange w:author="Info Vivencia" w:id="35" w:date="2026-06-19T05:59:38Z">
              <w:rPr>
                <w:rFonts w:ascii="Calibri" w:cs="Calibri" w:eastAsia="Calibri" w:hAnsi="Calibri"/>
                <w:color w:val="000000"/>
                <w:sz w:val="22"/>
                <w:szCs w:val="22"/>
              </w:rPr>
            </w:rPrChange>
          </w:rPr>
          <w:t xml:space="preserve">don’t</w:t>
        </w:r>
      </w:ins>
      <w:del w:author="Info Vivencia" w:id="34" w:date="2026-06-19T05:59:38Z">
        <w:r w:rsidDel="00000000" w:rsidR="00000000" w:rsidRPr="00000000">
          <w:rPr>
            <w:rtl w:val="0"/>
            <w:rPrChange w:author="Info Vivencia" w:id="35" w:date="2026-06-19T05:59:38Z">
              <w:rPr>
                <w:rFonts w:ascii="Calibri" w:cs="Calibri" w:eastAsia="Calibri" w:hAnsi="Calibri"/>
                <w:color w:val="000000"/>
                <w:sz w:val="22"/>
                <w:szCs w:val="22"/>
              </w:rPr>
            </w:rPrChange>
          </w:rPr>
          <w:delText xml:space="preserve">do not</w:delText>
        </w:r>
      </w:del>
      <w:r w:rsidDel="00000000" w:rsidR="00000000" w:rsidRPr="00000000">
        <w:rPr>
          <w:rFonts w:ascii="Calibri" w:cs="Calibri" w:eastAsia="Calibri" w:hAnsi="Calibri"/>
          <w:color w:val="000000"/>
          <w:sz w:val="22"/>
          <w:szCs w:val="22"/>
          <w:rtl w:val="0"/>
        </w:rPr>
        <w:t xml:space="preserve"> walk into the kitchen, find the ingredients, and cook the dish yourself</w:t>
      </w:r>
      <w:ins w:author="Info Vivencia" w:id="36" w:date="2026-06-19T05:59:17Z">
        <w:r w:rsidDel="00000000" w:rsidR="00000000" w:rsidRPr="00000000">
          <w:rPr>
            <w:rtl w:val="0"/>
            <w:rPrChange w:author="Info Vivencia" w:id="37" w:date="2026-06-19T05:59:17Z">
              <w:rPr>
                <w:rFonts w:ascii="Calibri" w:cs="Calibri" w:eastAsia="Calibri" w:hAnsi="Calibri"/>
                <w:color w:val="000000"/>
                <w:sz w:val="22"/>
                <w:szCs w:val="22"/>
              </w:rPr>
            </w:rPrChange>
          </w:rPr>
          <w:t xml:space="preserve">, you</w:t>
        </w:r>
      </w:ins>
      <w:del w:author="Info Vivencia" w:id="36" w:date="2026-06-19T05:59:17Z">
        <w:r w:rsidDel="00000000" w:rsidR="00000000" w:rsidRPr="00000000">
          <w:rPr>
            <w:rtl w:val="0"/>
            <w:rPrChange w:author="Info Vivencia" w:id="37" w:date="2026-06-19T05:59:17Z">
              <w:rPr>
                <w:rFonts w:ascii="Calibri" w:cs="Calibri" w:eastAsia="Calibri" w:hAnsi="Calibri"/>
                <w:color w:val="000000"/>
                <w:sz w:val="22"/>
                <w:szCs w:val="22"/>
              </w:rPr>
            </w:rPrChange>
          </w:rPr>
          <w:delText xml:space="preserve">. You</w:delText>
        </w:r>
      </w:del>
      <w:r w:rsidDel="00000000" w:rsidR="00000000" w:rsidRPr="00000000">
        <w:rPr>
          <w:rFonts w:ascii="Calibri" w:cs="Calibri" w:eastAsia="Calibri" w:hAnsi="Calibri"/>
          <w:color w:val="000000"/>
          <w:sz w:val="22"/>
          <w:szCs w:val="22"/>
          <w:rtl w:val="0"/>
        </w:rPr>
        <w:t xml:space="preserve"> sit at your table and tell the waiter what you want from a menu of things the kitchen can make. The waiter carries your request to the kitchen, the kitchen does the work, and the waiter brings back the result</w:t>
      </w:r>
      <w:ins w:author="Info Vivencia" w:id="38" w:date="2026-06-19T05:59:59Z">
        <w:r w:rsidDel="00000000" w:rsidR="00000000" w:rsidRPr="00000000">
          <w:rPr>
            <w:rtl w:val="0"/>
            <w:rPrChange w:author="Info Vivencia" w:id="39" w:date="2026-06-19T05:59:59Z">
              <w:rPr>
                <w:rFonts w:ascii="Calibri" w:cs="Calibri" w:eastAsia="Calibri" w:hAnsi="Calibri"/>
                <w:color w:val="000000"/>
                <w:sz w:val="22"/>
                <w:szCs w:val="22"/>
              </w:rPr>
            </w:rPrChange>
          </w:rPr>
          <w:t xml:space="preserve">, and you never </w:t>
        </w:r>
      </w:ins>
      <w:del w:author="Info Vivencia" w:id="38" w:date="2026-06-19T05:59:59Z">
        <w:r w:rsidDel="00000000" w:rsidR="00000000" w:rsidRPr="00000000">
          <w:rPr>
            <w:rtl w:val="0"/>
            <w:rPrChange w:author="Info Vivencia" w:id="39" w:date="2026-06-19T05:59:59Z">
              <w:rPr>
                <w:rFonts w:ascii="Calibri" w:cs="Calibri" w:eastAsia="Calibri" w:hAnsi="Calibri"/>
                <w:color w:val="000000"/>
                <w:sz w:val="22"/>
                <w:szCs w:val="22"/>
              </w:rPr>
            </w:rPrChange>
          </w:rPr>
          <w:delText xml:space="preserve">. You never need to</w:delText>
        </w:r>
        <w:r w:rsidDel="00000000" w:rsidR="00000000" w:rsidRPr="00000000">
          <w:rPr>
            <w:rFonts w:ascii="Calibri" w:cs="Calibri" w:eastAsia="Calibri" w:hAnsi="Calibri"/>
            <w:color w:val="000000"/>
            <w:sz w:val="22"/>
            <w:szCs w:val="22"/>
            <w:rtl w:val="0"/>
          </w:rPr>
          <w:delText xml:space="preserve"> </w:delText>
        </w:r>
      </w:del>
      <w:r w:rsidDel="00000000" w:rsidR="00000000" w:rsidRPr="00000000">
        <w:rPr>
          <w:rFonts w:ascii="Calibri" w:cs="Calibri" w:eastAsia="Calibri" w:hAnsi="Calibri"/>
          <w:color w:val="000000"/>
          <w:sz w:val="22"/>
          <w:szCs w:val="22"/>
          <w:rtl w:val="0"/>
        </w:rPr>
        <w:t xml:space="preserve">know how the kitchen is organised, and the kitchen never </w:t>
      </w:r>
      <w:ins w:author="Info Vivencia" w:id="40" w:date="2026-06-19T06:00:34Z">
        <w:r w:rsidDel="00000000" w:rsidR="00000000" w:rsidRPr="00000000">
          <w:rPr>
            <w:rtl w:val="0"/>
            <w:rPrChange w:author="Info Vivencia" w:id="41" w:date="2026-06-19T06:00:34Z">
              <w:rPr>
                <w:rFonts w:ascii="Calibri" w:cs="Calibri" w:eastAsia="Calibri" w:hAnsi="Calibri"/>
                <w:color w:val="000000"/>
                <w:sz w:val="22"/>
                <w:szCs w:val="22"/>
              </w:rPr>
            </w:rPrChange>
          </w:rPr>
          <w:t xml:space="preserve">knows</w:t>
        </w:r>
      </w:ins>
      <w:del w:author="Info Vivencia" w:id="40" w:date="2026-06-19T06:00:34Z">
        <w:r w:rsidDel="00000000" w:rsidR="00000000" w:rsidRPr="00000000">
          <w:rPr>
            <w:rtl w:val="0"/>
            <w:rPrChange w:author="Info Vivencia" w:id="41" w:date="2026-06-19T06:00:34Z">
              <w:rPr>
                <w:rFonts w:ascii="Calibri" w:cs="Calibri" w:eastAsia="Calibri" w:hAnsi="Calibri"/>
                <w:color w:val="000000"/>
                <w:sz w:val="22"/>
                <w:szCs w:val="22"/>
              </w:rPr>
            </w:rPrChange>
          </w:rPr>
          <w:delText xml:space="preserve">needs to know</w:delText>
        </w:r>
      </w:del>
      <w:r w:rsidDel="00000000" w:rsidR="00000000" w:rsidRPr="00000000">
        <w:rPr>
          <w:rFonts w:ascii="Calibri" w:cs="Calibri" w:eastAsia="Calibri" w:hAnsi="Calibri"/>
          <w:color w:val="000000"/>
          <w:sz w:val="22"/>
          <w:szCs w:val="22"/>
          <w:rtl w:val="0"/>
        </w:rPr>
        <w:t xml:space="preserve"> anything about you except your order. The menu defines what you are allowed to ask for, and the waiter is the channel through which you ask.</w:t>
      </w:r>
      <w:r w:rsidDel="00000000" w:rsidR="00000000" w:rsidRPr="00000000">
        <w:rPr>
          <w:rtl w:val="0"/>
        </w:rPr>
      </w:r>
    </w:p>
    <w:p w:rsidR="00000000" w:rsidDel="00000000" w:rsidP="00000000" w:rsidRDefault="00000000" w:rsidRPr="00000000" w14:paraId="00000013">
      <w:pPr>
        <w:spacing w:after="160" w:line="276" w:lineRule="auto"/>
        <w:rPr/>
      </w:pPr>
      <w:ins w:author="Info Vivencia" w:id="42" w:date="2026-06-19T06:02:10Z">
        <w:r w:rsidDel="00000000" w:rsidR="00000000" w:rsidRPr="00000000">
          <w:rPr>
            <w:rtl w:val="0"/>
          </w:rPr>
          <w:t xml:space="preserve">Here, the</w:t>
        </w:r>
      </w:ins>
      <w:del w:author="Info Vivencia" w:id="42" w:date="2026-06-19T06:02:10Z">
        <w:r w:rsidDel="00000000" w:rsidR="00000000" w:rsidRPr="00000000">
          <w:rPr>
            <w:rFonts w:ascii="Calibri" w:cs="Calibri" w:eastAsia="Calibri" w:hAnsi="Calibri"/>
            <w:color w:val="000000"/>
            <w:sz w:val="22"/>
            <w:szCs w:val="22"/>
            <w:rtl w:val="0"/>
          </w:rPr>
          <w:delText xml:space="preserve">An</w:delText>
        </w:r>
      </w:del>
      <w:r w:rsidDel="00000000" w:rsidR="00000000" w:rsidRPr="00000000">
        <w:rPr>
          <w:rFonts w:ascii="Calibri" w:cs="Calibri" w:eastAsia="Calibri" w:hAnsi="Calibri"/>
          <w:color w:val="000000"/>
          <w:sz w:val="22"/>
          <w:szCs w:val="22"/>
          <w:rtl w:val="0"/>
        </w:rPr>
        <w:t xml:space="preserve"> API is the waiter. It is a defined way for one piece of software to ask another to do something, and to get an answer back, without either one </w:t>
      </w:r>
      <w:ins w:author="Info Vivencia" w:id="43" w:date="2026-06-19T06:02:36Z">
        <w:r w:rsidDel="00000000" w:rsidR="00000000" w:rsidRPr="00000000">
          <w:rPr>
            <w:rtl w:val="0"/>
            <w:rPrChange w:author="Info Vivencia" w:id="44" w:date="2026-06-19T06:02:36Z">
              <w:rPr>
                <w:rFonts w:ascii="Calibri" w:cs="Calibri" w:eastAsia="Calibri" w:hAnsi="Calibri"/>
                <w:color w:val="000000"/>
                <w:sz w:val="22"/>
                <w:szCs w:val="22"/>
              </w:rPr>
            </w:rPrChange>
          </w:rPr>
          <w:t xml:space="preserve">needing to have an understanding of how the other works</w:t>
        </w:r>
      </w:ins>
      <w:del w:author="Info Vivencia" w:id="43" w:date="2026-06-19T06:02:36Z">
        <w:r w:rsidDel="00000000" w:rsidR="00000000" w:rsidRPr="00000000">
          <w:rPr>
            <w:rtl w:val="0"/>
            <w:rPrChange w:author="Info Vivencia" w:id="44" w:date="2026-06-19T06:02:36Z">
              <w:rPr>
                <w:rFonts w:ascii="Calibri" w:cs="Calibri" w:eastAsia="Calibri" w:hAnsi="Calibri"/>
                <w:color w:val="000000"/>
                <w:sz w:val="22"/>
                <w:szCs w:val="22"/>
              </w:rPr>
            </w:rPrChange>
          </w:rPr>
          <w:delText xml:space="preserve">needing to understand how the other works inside</w:delText>
        </w:r>
      </w:del>
      <w:r w:rsidDel="00000000" w:rsidR="00000000" w:rsidRPr="00000000">
        <w:rPr>
          <w:rFonts w:ascii="Calibri" w:cs="Calibri" w:eastAsia="Calibri" w:hAnsi="Calibri"/>
          <w:color w:val="000000"/>
          <w:sz w:val="22"/>
          <w:szCs w:val="22"/>
          <w:rtl w:val="0"/>
        </w:rPr>
        <w:t xml:space="preserve">. The menu is the set of things you are allowed to ask for. When a travel website shows you live train availability, it is not keeping its own copy of every train in the country</w:t>
      </w:r>
      <w:ins w:author="Info Vivencia" w:id="45" w:date="2026-06-19T06:03:47Z">
        <w:r w:rsidDel="00000000" w:rsidR="00000000" w:rsidRPr="00000000">
          <w:rPr>
            <w:rtl w:val="0"/>
            <w:rPrChange w:author="Info Vivencia" w:id="46" w:date="2026-06-19T06:03:47Z">
              <w:rPr>
                <w:rFonts w:ascii="Calibri" w:cs="Calibri" w:eastAsia="Calibri" w:hAnsi="Calibri"/>
                <w:color w:val="000000"/>
                <w:sz w:val="22"/>
                <w:szCs w:val="22"/>
              </w:rPr>
            </w:rPrChange>
          </w:rPr>
          <w:t xml:space="preserve">, it’s</w:t>
        </w:r>
      </w:ins>
      <w:del w:author="Info Vivencia" w:id="45" w:date="2026-06-19T06:03:47Z">
        <w:r w:rsidDel="00000000" w:rsidR="00000000" w:rsidRPr="00000000">
          <w:rPr>
            <w:rtl w:val="0"/>
            <w:rPrChange w:author="Info Vivencia" w:id="46" w:date="2026-06-19T06:03:47Z">
              <w:rPr>
                <w:rFonts w:ascii="Calibri" w:cs="Calibri" w:eastAsia="Calibri" w:hAnsi="Calibri"/>
                <w:color w:val="000000"/>
                <w:sz w:val="22"/>
                <w:szCs w:val="22"/>
              </w:rPr>
            </w:rPrChange>
          </w:rPr>
          <w:delText xml:space="preserve">. It</w:delText>
        </w:r>
        <w:r w:rsidDel="00000000" w:rsidR="00000000" w:rsidRPr="00000000">
          <w:rPr>
            <w:rFonts w:ascii="Calibri" w:cs="Calibri" w:eastAsia="Calibri" w:hAnsi="Calibri"/>
            <w:color w:val="000000"/>
            <w:sz w:val="22"/>
            <w:szCs w:val="22"/>
            <w:rtl w:val="0"/>
          </w:rPr>
          <w:delText xml:space="preserve"> is</w:delText>
        </w:r>
      </w:del>
      <w:r w:rsidDel="00000000" w:rsidR="00000000" w:rsidRPr="00000000">
        <w:rPr>
          <w:rFonts w:ascii="Calibri" w:cs="Calibri" w:eastAsia="Calibri" w:hAnsi="Calibri"/>
          <w:color w:val="000000"/>
          <w:sz w:val="22"/>
          <w:szCs w:val="22"/>
          <w:rtl w:val="0"/>
        </w:rPr>
        <w:t xml:space="preserve"> asking the railway's API </w:t>
      </w:r>
      <w:ins w:author="Info Vivencia" w:id="47" w:date="2026-06-19T06:04:42Z">
        <w:r w:rsidDel="00000000" w:rsidR="00000000" w:rsidRPr="00000000">
          <w:rPr>
            <w:rtl w:val="0"/>
            <w:rPrChange w:author="Info Vivencia" w:id="48" w:date="2026-06-19T06:04:42Z">
              <w:rPr>
                <w:rFonts w:ascii="Calibri" w:cs="Calibri" w:eastAsia="Calibri" w:hAnsi="Calibri"/>
                <w:color w:val="000000"/>
                <w:sz w:val="22"/>
                <w:szCs w:val="22"/>
              </w:rPr>
            </w:rPrChange>
          </w:rPr>
          <w:t xml:space="preserve">(</w:t>
        </w:r>
      </w:ins>
      <w:del w:author="Info Vivencia" w:id="47" w:date="2026-06-19T06:04:42Z">
        <w:r w:rsidDel="00000000" w:rsidR="00000000" w:rsidRPr="00000000">
          <w:rPr>
            <w:rtl w:val="0"/>
            <w:rPrChange w:author="Info Vivencia" w:id="48" w:date="2026-06-19T06:04:42Z">
              <w:rPr>
                <w:rFonts w:ascii="Calibri" w:cs="Calibri" w:eastAsia="Calibri" w:hAnsi="Calibri"/>
                <w:color w:val="000000"/>
                <w:sz w:val="22"/>
                <w:szCs w:val="22"/>
              </w:rPr>
            </w:rPrChange>
          </w:rPr>
          <w:delText xml:space="preserve">— </w:delText>
        </w:r>
      </w:del>
      <w:r w:rsidDel="00000000" w:rsidR="00000000" w:rsidRPr="00000000">
        <w:rPr>
          <w:rFonts w:ascii="Calibri" w:cs="Calibri" w:eastAsia="Calibri" w:hAnsi="Calibri"/>
          <w:color w:val="000000"/>
          <w:sz w:val="22"/>
          <w:szCs w:val="22"/>
          <w:rtl w:val="0"/>
        </w:rPr>
        <w:t xml:space="preserve">sending an order to the waiter</w:t>
      </w:r>
      <w:ins w:author="Info Vivencia" w:id="49" w:date="2026-06-19T06:04:28Z">
        <w:r w:rsidDel="00000000" w:rsidR="00000000" w:rsidRPr="00000000">
          <w:rPr>
            <w:rtl w:val="0"/>
            <w:rPrChange w:author="Info Vivencia" w:id="50" w:date="2026-06-19T06:04:28Z">
              <w:rPr>
                <w:rFonts w:ascii="Calibri" w:cs="Calibri" w:eastAsia="Calibri" w:hAnsi="Calibri"/>
                <w:color w:val="000000"/>
                <w:sz w:val="22"/>
                <w:szCs w:val="22"/>
              </w:rPr>
            </w:rPrChange>
          </w:rPr>
          <w:t xml:space="preserve">)</w:t>
        </w:r>
      </w:ins>
      <w:del w:author="Info Vivencia" w:id="49" w:date="2026-06-19T06:04:28Z">
        <w:r w:rsidDel="00000000" w:rsidR="00000000" w:rsidRPr="00000000">
          <w:rPr>
            <w:rtl w:val="0"/>
            <w:rPrChange w:author="Info Vivencia" w:id="50" w:date="2026-06-19T06:04:28Z">
              <w:rPr>
                <w:rFonts w:ascii="Calibri" w:cs="Calibri" w:eastAsia="Calibri" w:hAnsi="Calibri"/>
                <w:color w:val="000000"/>
                <w:sz w:val="22"/>
                <w:szCs w:val="22"/>
              </w:rPr>
            </w:rPrChange>
          </w:rPr>
          <w:delText xml:space="preserve"> —</w:delText>
        </w:r>
      </w:del>
      <w:r w:rsidDel="00000000" w:rsidR="00000000" w:rsidRPr="00000000">
        <w:rPr>
          <w:rFonts w:ascii="Calibri" w:cs="Calibri" w:eastAsia="Calibri" w:hAnsi="Calibri"/>
          <w:color w:val="000000"/>
          <w:sz w:val="22"/>
          <w:szCs w:val="22"/>
          <w:rtl w:val="0"/>
        </w:rPr>
        <w:t xml:space="preserve"> and showing you whatever comes back from the kitchen. When your automation sends a WhatsApp message, it is doing the same thing: asking WhatsApp's API</w:t>
      </w:r>
      <w:ins w:author="Info Vivencia" w:id="51" w:date="2026-06-19T06:05:15Z">
        <w:r w:rsidDel="00000000" w:rsidR="00000000" w:rsidRPr="00000000">
          <w:rPr>
            <w:rtl w:val="0"/>
            <w:rPrChange w:author="Info Vivencia" w:id="52" w:date="2026-06-19T06:05:15Z">
              <w:rPr>
                <w:rFonts w:ascii="Calibri" w:cs="Calibri" w:eastAsia="Calibri" w:hAnsi="Calibri"/>
                <w:color w:val="000000"/>
                <w:sz w:val="22"/>
                <w:szCs w:val="22"/>
              </w:rPr>
            </w:rPrChange>
          </w:rPr>
          <w:t xml:space="preserve"> (through its menu of actions)</w:t>
        </w:r>
      </w:ins>
      <w:del w:author="Info Vivencia" w:id="51" w:date="2026-06-19T06:05:15Z">
        <w:r w:rsidDel="00000000" w:rsidR="00000000" w:rsidRPr="00000000">
          <w:rPr>
            <w:rtl w:val="0"/>
            <w:rPrChange w:author="Info Vivencia" w:id="52" w:date="2026-06-19T06:05:15Z">
              <w:rPr>
                <w:rFonts w:ascii="Calibri" w:cs="Calibri" w:eastAsia="Calibri" w:hAnsi="Calibri"/>
                <w:color w:val="000000"/>
                <w:sz w:val="22"/>
                <w:szCs w:val="22"/>
              </w:rPr>
            </w:rPrChange>
          </w:rPr>
          <w:delText xml:space="preserve">, through the menu of actions it allows,</w:delText>
        </w:r>
      </w:del>
      <w:r w:rsidDel="00000000" w:rsidR="00000000" w:rsidRPr="00000000">
        <w:rPr>
          <w:rFonts w:ascii="Calibri" w:cs="Calibri" w:eastAsia="Calibri" w:hAnsi="Calibri"/>
          <w:color w:val="000000"/>
          <w:sz w:val="22"/>
          <w:szCs w:val="22"/>
          <w:rtl w:val="0"/>
        </w:rPr>
        <w:t xml:space="preserve"> to deliver a message on your behalf.</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Calibri" w:cs="Calibri" w:eastAsia="Calibri" w:hAnsi="Calibri"/>
          <w:b w:val="1"/>
          <w:bCs w:val="1"/>
          <w:color w:val="000000"/>
          <w:sz w:val="24"/>
          <w:szCs w:val="24"/>
          <w:rtl w:val="0"/>
        </w:rPr>
        <w:t xml:space="preserve">2.2  API keys: what “connect your account” was really doing</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color w:val="000000"/>
          <w:sz w:val="22"/>
          <w:szCs w:val="22"/>
          <w:rtl w:val="0"/>
        </w:rPr>
        <w:t xml:space="preserve">On Day 8, every time you added a new service to a workflow, there was a one-time step where you connected your account — signing in to Google, or entering your Twilio details, before the node would work. At the time this looked like a small piece of setup. It was, in fact, the most important thing happening. You were handing the automation platform permission to talk to that service's API on your behalf, and that permission takes the form of an API key.</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color w:val="000000"/>
          <w:sz w:val="22"/>
          <w:szCs w:val="22"/>
          <w:rtl w:val="0"/>
        </w:rPr>
        <w:t xml:space="preserve">An API key — sometimes called a token — is like a password issued to a program rather than to a person. When your workflow sends a request to a service's API, the key travels with the request and answers the service's first question: who is asking, and are they allowed to do this? Without a valid key, the API ignores the request, </w:t>
      </w:r>
      <w:ins w:author="Info Vivencia" w:id="53" w:date="2026-06-19T06:08:17Z">
        <w:r w:rsidDel="00000000" w:rsidR="00000000" w:rsidRPr="00000000">
          <w:rPr>
            <w:rtl w:val="0"/>
            <w:rPrChange w:author="Info Vivencia" w:id="54" w:date="2026-06-19T06:08:17Z">
              <w:rPr>
                <w:rFonts w:ascii="Calibri" w:cs="Calibri" w:eastAsia="Calibri" w:hAnsi="Calibri"/>
                <w:color w:val="000000"/>
                <w:sz w:val="22"/>
                <w:szCs w:val="22"/>
              </w:rPr>
            </w:rPrChange>
          </w:rPr>
          <w:t xml:space="preserve">much like how a waiter would ignore someone who isn’t seated</w:t>
        </w:r>
      </w:ins>
      <w:del w:author="Info Vivencia" w:id="53" w:date="2026-06-19T06:08:17Z">
        <w:r w:rsidDel="00000000" w:rsidR="00000000" w:rsidRPr="00000000">
          <w:rPr>
            <w:rtl w:val="0"/>
            <w:rPrChange w:author="Info Vivencia" w:id="54" w:date="2026-06-19T06:08:17Z">
              <w:rPr>
                <w:rFonts w:ascii="Calibri" w:cs="Calibri" w:eastAsia="Calibri" w:hAnsi="Calibri"/>
                <w:color w:val="000000"/>
                <w:sz w:val="22"/>
                <w:szCs w:val="22"/>
              </w:rPr>
            </w:rPrChange>
          </w:rPr>
          <w:delText xml:space="preserve">in the same way a waiter would ignore an order from someone who had not been seated</w:delText>
        </w:r>
      </w:del>
      <w:r w:rsidDel="00000000" w:rsidR="00000000" w:rsidRPr="00000000">
        <w:rPr>
          <w:rFonts w:ascii="Calibri" w:cs="Calibri" w:eastAsia="Calibri" w:hAnsi="Calibri"/>
          <w:color w:val="000000"/>
          <w:sz w:val="22"/>
          <w:szCs w:val="22"/>
          <w:rtl w:val="0"/>
        </w:rPr>
        <w:t xml:space="preserve">. With a valid key, the service knows the request is coming from your authorised account and carries it out.</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color w:val="000000"/>
          <w:sz w:val="22"/>
          <w:szCs w:val="22"/>
          <w:rtl w:val="0"/>
        </w:rPr>
        <w:t xml:space="preserve">Because a key acts as your identity to that service, it deserves the same care as a password, and arguably more, because a program can use it thousands of times in a minute. Anyone who obtains your key can act as you on that service </w:t>
      </w:r>
      <w:ins w:author="Info Vivencia" w:id="55" w:date="2026-06-19T06:09:19Z">
        <w:r w:rsidDel="00000000" w:rsidR="00000000" w:rsidRPr="00000000">
          <w:rPr>
            <w:rtl w:val="0"/>
            <w:rPrChange w:author="Info Vivencia" w:id="56" w:date="2026-06-19T06:09:19Z">
              <w:rPr>
                <w:rFonts w:ascii="Calibri" w:cs="Calibri" w:eastAsia="Calibri" w:hAnsi="Calibri"/>
                <w:color w:val="000000"/>
                <w:sz w:val="22"/>
                <w:szCs w:val="22"/>
              </w:rPr>
            </w:rPrChange>
          </w:rPr>
          <w:t xml:space="preserve">and thereby be able to</w:t>
        </w:r>
      </w:ins>
      <w:del w:author="Info Vivencia" w:id="55" w:date="2026-06-19T06:09:19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send messages from your number, read your data, </w:t>
      </w:r>
      <w:ins w:author="Info Vivencia" w:id="57" w:date="2026-06-19T06:09:30Z">
        <w:r w:rsidDel="00000000" w:rsidR="00000000" w:rsidRPr="00000000">
          <w:rPr>
            <w:rFonts w:ascii="Calibri" w:cs="Calibri" w:eastAsia="Calibri" w:hAnsi="Calibri"/>
            <w:color w:val="000000"/>
            <w:sz w:val="22"/>
            <w:szCs w:val="22"/>
            <w:rtl w:val="0"/>
          </w:rPr>
          <w:t xml:space="preserve">a</w:t>
        </w:r>
        <w:r w:rsidDel="00000000" w:rsidR="00000000" w:rsidRPr="00000000">
          <w:rPr>
            <w:rtl w:val="0"/>
            <w:rPrChange w:author="Info Vivencia" w:id="58" w:date="2026-06-19T06:09:30Z">
              <w:rPr>
                <w:rFonts w:ascii="Calibri" w:cs="Calibri" w:eastAsia="Calibri" w:hAnsi="Calibri"/>
                <w:color w:val="000000"/>
                <w:sz w:val="22"/>
                <w:szCs w:val="22"/>
              </w:rPr>
            </w:rPrChange>
          </w:rPr>
          <w:t xml:space="preserve">nd even </w:t>
        </w:r>
      </w:ins>
      <w:r w:rsidDel="00000000" w:rsidR="00000000" w:rsidRPr="00000000">
        <w:rPr>
          <w:rFonts w:ascii="Calibri" w:cs="Calibri" w:eastAsia="Calibri" w:hAnsi="Calibri"/>
          <w:color w:val="000000"/>
          <w:sz w:val="22"/>
          <w:szCs w:val="22"/>
          <w:rtl w:val="0"/>
        </w:rPr>
        <w:t xml:space="preserve">spend your credits. The practical rules follow directly: never paste a key into a public chat, a shared document, or a screenshot; never hand it to a client or a tool you do not trust; and if a key is ever exposed, treat it as compromised and replace it immediately, which every service lets you do. Handling keys carefully is not an advanced security topic</w:t>
      </w:r>
      <w:ins w:author="Info Vivencia" w:id="59" w:date="2026-06-19T06:10:09Z">
        <w:r w:rsidDel="00000000" w:rsidR="00000000" w:rsidRPr="00000000">
          <w:rPr>
            <w:rtl w:val="0"/>
            <w:rPrChange w:author="Info Vivencia" w:id="60" w:date="2026-06-19T06:10:09Z">
              <w:rPr>
                <w:rFonts w:ascii="Calibri" w:cs="Calibri" w:eastAsia="Calibri" w:hAnsi="Calibri"/>
                <w:color w:val="000000"/>
                <w:sz w:val="22"/>
                <w:szCs w:val="22"/>
              </w:rPr>
            </w:rPrChange>
          </w:rPr>
          <w:t xml:space="preserve">, it’s</w:t>
        </w:r>
      </w:ins>
      <w:del w:author="Info Vivencia" w:id="59" w:date="2026-06-19T06:10:09Z">
        <w:r w:rsidDel="00000000" w:rsidR="00000000" w:rsidRPr="00000000">
          <w:rPr>
            <w:rtl w:val="0"/>
            <w:rPrChange w:author="Info Vivencia" w:id="60" w:date="2026-06-19T06:10:09Z">
              <w:rPr>
                <w:rFonts w:ascii="Calibri" w:cs="Calibri" w:eastAsia="Calibri" w:hAnsi="Calibri"/>
                <w:color w:val="000000"/>
                <w:sz w:val="22"/>
                <w:szCs w:val="22"/>
              </w:rPr>
            </w:rPrChange>
          </w:rPr>
          <w:delText xml:space="preserve">. It is</w:delText>
        </w:r>
      </w:del>
      <w:r w:rsidDel="00000000" w:rsidR="00000000" w:rsidRPr="00000000">
        <w:rPr>
          <w:rFonts w:ascii="Calibri" w:cs="Calibri" w:eastAsia="Calibri" w:hAnsi="Calibri"/>
          <w:color w:val="000000"/>
          <w:sz w:val="22"/>
          <w:szCs w:val="22"/>
          <w:rtl w:val="0"/>
        </w:rPr>
        <w:t xml:space="preserve"> part of the basic craft of building anything that connects to the wider world.</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Calibri" w:cs="Calibri" w:eastAsia="Calibri" w:hAnsi="Calibri"/>
          <w:b w:val="1"/>
          <w:bCs w:val="1"/>
          <w:color w:val="000000"/>
          <w:sz w:val="24"/>
          <w:szCs w:val="24"/>
          <w:rtl w:val="0"/>
        </w:rPr>
        <w:t xml:space="preserve">2.3  Webhooks revisited: the incoming half</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color w:val="000000"/>
          <w:sz w:val="22"/>
          <w:szCs w:val="22"/>
          <w:rtl w:val="0"/>
        </w:rPr>
        <w:t xml:space="preserve">On Day 6 you met the webhook as one of the connectors: a URL that listens for incoming data</w:t>
      </w:r>
      <w:del w:author="Info Vivencia" w:id="61" w:date="2026-06-19T06:13:44Z">
        <w:r w:rsidDel="00000000" w:rsidR="00000000" w:rsidRPr="00000000">
          <w:rPr>
            <w:rFonts w:ascii="Calibri" w:cs="Calibri" w:eastAsia="Calibri" w:hAnsi="Calibri"/>
            <w:color w:val="000000"/>
            <w:sz w:val="22"/>
            <w:szCs w:val="22"/>
            <w:rtl w:val="0"/>
          </w:rPr>
          <w:delText xml:space="preserve">, used to receive information from a tool that does not have a ready-made integration</w:delText>
        </w:r>
      </w:del>
      <w:ins w:author="Info Vivencia" w:id="61" w:date="2026-06-19T06:13:44Z">
        <w:r w:rsidDel="00000000" w:rsidR="00000000" w:rsidRPr="00000000">
          <w:rPr>
            <w:rtl w:val="0"/>
            <w:rPrChange w:author="Info Vivencia" w:id="62" w:date="2026-06-19T06:13:44Z">
              <w:rPr>
                <w:rFonts w:ascii="Calibri" w:cs="Calibri" w:eastAsia="Calibri" w:hAnsi="Calibri"/>
                <w:color w:val="000000"/>
                <w:sz w:val="22"/>
                <w:szCs w:val="22"/>
              </w:rPr>
            </w:rPrChange>
          </w:rPr>
          <w:t xml:space="preserve">, and that definition still holds. What’s worth adding now is how it fits alongside the API,</w:t>
        </w:r>
      </w:ins>
      <w:del w:author="Info Vivencia" w:id="61" w:date="2026-06-19T06:13:44Z">
        <w:r w:rsidDel="00000000" w:rsidR="00000000" w:rsidRPr="00000000">
          <w:rPr>
            <w:rtl w:val="0"/>
            <w:rPrChange w:author="Info Vivencia" w:id="62" w:date="2026-06-19T06:13:44Z">
              <w:rPr>
                <w:rFonts w:ascii="Calibri" w:cs="Calibri" w:eastAsia="Calibri" w:hAnsi="Calibri"/>
                <w:color w:val="000000"/>
                <w:sz w:val="22"/>
                <w:szCs w:val="22"/>
              </w:rPr>
            </w:rPrChange>
          </w:rPr>
          <w:delText xml:space="preserve">. That definition is exactly right, and it is now worth placing webhooks and APIs side by side,</w:delText>
        </w:r>
      </w:del>
      <w:r w:rsidDel="00000000" w:rsidR="00000000" w:rsidRPr="00000000">
        <w:rPr>
          <w:rFonts w:ascii="Calibri" w:cs="Calibri" w:eastAsia="Calibri" w:hAnsi="Calibri"/>
          <w:color w:val="000000"/>
          <w:sz w:val="22"/>
          <w:szCs w:val="22"/>
          <w:rtl w:val="0"/>
        </w:rPr>
        <w:t xml:space="preserve"> because together they are the whole of how a two-way system works.</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color w:val="000000"/>
          <w:sz w:val="22"/>
          <w:szCs w:val="22"/>
          <w:rtl w:val="0"/>
        </w:rPr>
        <w:t xml:space="preserve">The difference between them is direction. An API call is something your workflow sends out. It is your system asking a service to do something — deliver this WhatsApp message, send this email, look up this record. The request goes out from you, carrying your key, and an answer comes back. A webhook is the opposite. It is something that comes in. It is another service telling your workflow that something has just happened — a message has arrived, a payment has cleared, a form has been filled. Your workflow is not asking; it is being notified.</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color w:val="000000"/>
          <w:sz w:val="22"/>
          <w:szCs w:val="22"/>
          <w:rtl w:val="0"/>
        </w:rPr>
        <w:t xml:space="preserve">A one-way system </w:t>
      </w:r>
      <w:ins w:author="Info Vivencia" w:id="63" w:date="2026-06-19T06:14:27Z">
        <w:r w:rsidDel="00000000" w:rsidR="00000000" w:rsidRPr="00000000">
          <w:rPr>
            <w:rtl w:val="0"/>
            <w:rPrChange w:author="Info Vivencia" w:id="64" w:date="2026-06-19T06:14:27Z">
              <w:rPr>
                <w:rFonts w:ascii="Calibri" w:cs="Calibri" w:eastAsia="Calibri" w:hAnsi="Calibri"/>
                <w:color w:val="000000"/>
                <w:sz w:val="22"/>
                <w:szCs w:val="22"/>
              </w:rPr>
            </w:rPrChange>
          </w:rPr>
          <w:t xml:space="preserve">only needs</w:t>
        </w:r>
      </w:ins>
      <w:del w:author="Info Vivencia" w:id="63" w:date="2026-06-19T06:14:27Z">
        <w:r w:rsidDel="00000000" w:rsidR="00000000" w:rsidRPr="00000000">
          <w:rPr>
            <w:rtl w:val="0"/>
            <w:rPrChange w:author="Info Vivencia" w:id="64" w:date="2026-06-19T06:14:27Z">
              <w:rPr>
                <w:rFonts w:ascii="Calibri" w:cs="Calibri" w:eastAsia="Calibri" w:hAnsi="Calibri"/>
                <w:color w:val="000000"/>
                <w:sz w:val="22"/>
                <w:szCs w:val="22"/>
              </w:rPr>
            </w:rPrChange>
          </w:rPr>
          <w:delText xml:space="preserve">needs only</w:delText>
        </w:r>
      </w:del>
      <w:r w:rsidDel="00000000" w:rsidR="00000000" w:rsidRPr="00000000">
        <w:rPr>
          <w:rFonts w:ascii="Calibri" w:cs="Calibri" w:eastAsia="Calibri" w:hAnsi="Calibri"/>
          <w:color w:val="000000"/>
          <w:sz w:val="22"/>
          <w:szCs w:val="22"/>
          <w:rtl w:val="0"/>
        </w:rPr>
        <w:t xml:space="preserve"> one of these. The confirmation messages you built on Day 8 were pure outgoing API calls: a form </w:t>
      </w:r>
      <w:ins w:author="Info Vivencia" w:id="65" w:date="2026-06-19T06:14:54Z">
        <w:r w:rsidDel="00000000" w:rsidR="00000000" w:rsidRPr="00000000">
          <w:rPr>
            <w:rtl w:val="0"/>
            <w:rPrChange w:author="Info Vivencia" w:id="66" w:date="2026-06-19T06:14:54Z">
              <w:rPr>
                <w:rFonts w:ascii="Calibri" w:cs="Calibri" w:eastAsia="Calibri" w:hAnsi="Calibri"/>
                <w:color w:val="000000"/>
                <w:sz w:val="22"/>
                <w:szCs w:val="22"/>
              </w:rPr>
            </w:rPrChange>
          </w:rPr>
          <w:t xml:space="preserve">triggered</w:t>
        </w:r>
      </w:ins>
      <w:del w:author="Info Vivencia" w:id="65" w:date="2026-06-19T06:14:54Z">
        <w:r w:rsidDel="00000000" w:rsidR="00000000" w:rsidRPr="00000000">
          <w:rPr>
            <w:rtl w:val="0"/>
            <w:rPrChange w:author="Info Vivencia" w:id="66" w:date="2026-06-19T06:14:54Z">
              <w:rPr>
                <w:rFonts w:ascii="Calibri" w:cs="Calibri" w:eastAsia="Calibri" w:hAnsi="Calibri"/>
                <w:color w:val="000000"/>
                <w:sz w:val="22"/>
                <w:szCs w:val="22"/>
              </w:rPr>
            </w:rPrChange>
          </w:rPr>
          <w:delText xml:space="preserve">fired</w:delText>
        </w:r>
      </w:del>
      <w:r w:rsidDel="00000000" w:rsidR="00000000" w:rsidRPr="00000000">
        <w:rPr>
          <w:rFonts w:ascii="Calibri" w:cs="Calibri" w:eastAsia="Calibri" w:hAnsi="Calibri"/>
          <w:color w:val="000000"/>
          <w:sz w:val="22"/>
          <w:szCs w:val="22"/>
          <w:rtl w:val="0"/>
        </w:rPr>
        <w:t xml:space="preserve"> the workflow, and the workflow sent a message out. A two-way system needs both directions working together. The webhook brings the incoming message in — a customer has just written to you — and the API call sends your reply back out</w:t>
      </w:r>
      <w:ins w:author="Info Vivencia" w:id="67" w:date="2026-06-19T06:15:18Z">
        <w:r w:rsidDel="00000000" w:rsidR="00000000" w:rsidRPr="00000000">
          <w:rPr>
            <w:rtl w:val="0"/>
            <w:rPrChange w:author="Info Vivencia" w:id="68" w:date="2026-06-19T06:15:18Z">
              <w:rPr>
                <w:rFonts w:ascii="Calibri" w:cs="Calibri" w:eastAsia="Calibri" w:hAnsi="Calibri"/>
                <w:color w:val="000000"/>
                <w:sz w:val="22"/>
                <w:szCs w:val="22"/>
              </w:rPr>
            </w:rPrChange>
          </w:rPr>
          <w:t xml:space="preserve">, which is </w:t>
        </w:r>
        <w:r w:rsidDel="00000000" w:rsidR="00000000" w:rsidRPr="00000000">
          <w:rPr>
            <w:rtl w:val="0"/>
            <w:rPrChange w:author="Info Vivencia" w:id="68" w:date="2026-06-19T06:15:18Z">
              <w:rPr>
                <w:rFonts w:ascii="Calibri" w:cs="Calibri" w:eastAsia="Calibri" w:hAnsi="Calibri"/>
                <w:color w:val="000000"/>
                <w:sz w:val="22"/>
                <w:szCs w:val="22"/>
              </w:rPr>
            </w:rPrChange>
          </w:rPr>
          <w:t xml:space="preserve">received</w:t>
        </w:r>
        <w:r w:rsidDel="00000000" w:rsidR="00000000" w:rsidRPr="00000000">
          <w:rPr>
            <w:rtl w:val="0"/>
            <w:rPrChange w:author="Info Vivencia" w:id="68" w:date="2026-06-19T06:15:18Z">
              <w:rPr>
                <w:rFonts w:ascii="Calibri" w:cs="Calibri" w:eastAsia="Calibri" w:hAnsi="Calibri"/>
                <w:color w:val="000000"/>
                <w:sz w:val="22"/>
                <w:szCs w:val="22"/>
              </w:rPr>
            </w:rPrChange>
          </w:rPr>
          <w:t xml:space="preserve"> by the customer</w:t>
        </w:r>
      </w:ins>
      <w:del w:author="Info Vivencia" w:id="67" w:date="2026-06-19T06:15:18Z">
        <w:r w:rsidDel="00000000" w:rsidR="00000000" w:rsidRPr="00000000">
          <w:rPr>
            <w:rtl w:val="0"/>
            <w:rPrChange w:author="Info Vivencia" w:id="68" w:date="2026-06-19T06:15:18Z">
              <w:rPr>
                <w:rFonts w:ascii="Calibri" w:cs="Calibri" w:eastAsia="Calibri" w:hAnsi="Calibri"/>
                <w:color w:val="000000"/>
                <w:sz w:val="22"/>
                <w:szCs w:val="22"/>
              </w:rPr>
            </w:rPrChange>
          </w:rPr>
          <w:delText xml:space="preserve">. Receive</w:delText>
        </w:r>
      </w:del>
      <w:r w:rsidDel="00000000" w:rsidR="00000000" w:rsidRPr="00000000">
        <w:rPr>
          <w:rFonts w:ascii="Calibri" w:cs="Calibri" w:eastAsia="Calibri" w:hAnsi="Calibri"/>
          <w:color w:val="000000"/>
          <w:sz w:val="22"/>
          <w:szCs w:val="22"/>
          <w:rtl w:val="0"/>
        </w:rPr>
        <w:t xml:space="preserve"> through the webhook, </w:t>
      </w:r>
      <w:ins w:author="Info Vivencia" w:id="69" w:date="2026-06-19T06:15:41Z">
        <w:r w:rsidDel="00000000" w:rsidR="00000000" w:rsidRPr="00000000">
          <w:rPr>
            <w:rtl w:val="0"/>
            <w:rPrChange w:author="Info Vivencia" w:id="70" w:date="2026-06-19T06:15:41Z">
              <w:rPr>
                <w:rFonts w:ascii="Calibri" w:cs="Calibri" w:eastAsia="Calibri" w:hAnsi="Calibri"/>
                <w:color w:val="000000"/>
                <w:sz w:val="22"/>
                <w:szCs w:val="22"/>
              </w:rPr>
            </w:rPrChange>
          </w:rPr>
          <w:t xml:space="preserve">responding </w:t>
        </w:r>
      </w:ins>
      <w:del w:author="Info Vivencia" w:id="69" w:date="2026-06-19T06:15:41Z">
        <w:r w:rsidDel="00000000" w:rsidR="00000000" w:rsidRPr="00000000">
          <w:rPr>
            <w:rtl w:val="0"/>
            <w:rPrChange w:author="Info Vivencia" w:id="70" w:date="2026-06-19T06:15:41Z">
              <w:rPr>
                <w:rFonts w:ascii="Calibri" w:cs="Calibri" w:eastAsia="Calibri" w:hAnsi="Calibri"/>
                <w:color w:val="000000"/>
                <w:sz w:val="22"/>
                <w:szCs w:val="22"/>
              </w:rPr>
            </w:rPrChange>
          </w:rPr>
          <w:delText xml:space="preserve">respond </w:delText>
        </w:r>
      </w:del>
      <w:r w:rsidDel="00000000" w:rsidR="00000000" w:rsidRPr="00000000">
        <w:rPr>
          <w:rFonts w:ascii="Calibri" w:cs="Calibri" w:eastAsia="Calibri" w:hAnsi="Calibri"/>
          <w:color w:val="000000"/>
          <w:sz w:val="22"/>
          <w:szCs w:val="22"/>
          <w:rtl w:val="0"/>
        </w:rPr>
        <w:t xml:space="preserve">through the API. Hold on to that single sentence, because every WhatsApp bot, Telegram assistant, and </w:t>
      </w:r>
      <w:ins w:author="Info Vivencia" w:id="71" w:date="2026-06-19T06:16:05Z">
        <w:r w:rsidDel="00000000" w:rsidR="00000000" w:rsidRPr="00000000">
          <w:rPr>
            <w:rtl w:val="0"/>
            <w:rPrChange w:author="Info Vivencia" w:id="72" w:date="2026-06-19T06:16:05Z">
              <w:rPr>
                <w:rFonts w:ascii="Calibri" w:cs="Calibri" w:eastAsia="Calibri" w:hAnsi="Calibri"/>
                <w:color w:val="000000"/>
                <w:sz w:val="22"/>
                <w:szCs w:val="22"/>
              </w:rPr>
            </w:rPrChange>
          </w:rPr>
          <w:t xml:space="preserve">any other auto-response system</w:t>
        </w:r>
      </w:ins>
      <w:del w:author="Info Vivencia" w:id="71" w:date="2026-06-19T06:16:05Z">
        <w:r w:rsidDel="00000000" w:rsidR="00000000" w:rsidRPr="00000000">
          <w:rPr>
            <w:rtl w:val="0"/>
            <w:rPrChange w:author="Info Vivencia" w:id="72" w:date="2026-06-19T06:16:05Z">
              <w:rPr>
                <w:rFonts w:ascii="Calibri" w:cs="Calibri" w:eastAsia="Calibri" w:hAnsi="Calibri"/>
                <w:color w:val="000000"/>
                <w:sz w:val="22"/>
                <w:szCs w:val="22"/>
              </w:rPr>
            </w:rPrChange>
          </w:rPr>
          <w:delText xml:space="preserve">email responder</w:delText>
        </w:r>
      </w:del>
      <w:r w:rsidDel="00000000" w:rsidR="00000000" w:rsidRPr="00000000">
        <w:rPr>
          <w:rFonts w:ascii="Calibri" w:cs="Calibri" w:eastAsia="Calibri" w:hAnsi="Calibri"/>
          <w:color w:val="000000"/>
          <w:sz w:val="22"/>
          <w:szCs w:val="22"/>
          <w:rtl w:val="0"/>
        </w:rPr>
        <w:t xml:space="preserve"> in the rest of this session is built on exactly that pair, no matter which channel or which tool is in front of you.</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Calibri" w:cs="Calibri" w:eastAsia="Calibri" w:hAnsi="Calibri"/>
          <w:b w:val="1"/>
          <w:bCs w:val="1"/>
          <w:color w:val="000000"/>
          <w:sz w:val="30"/>
          <w:szCs w:val="30"/>
          <w:rtl w:val="0"/>
        </w:rPr>
        <w:t xml:space="preserve">3.  WhatsApp Automation: Business Messaging Done Right  (28 min)</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Fonts w:ascii="Calibri" w:cs="Calibri" w:eastAsia="Calibri" w:hAnsi="Calibri"/>
          <w:b w:val="1"/>
          <w:bCs w:val="1"/>
          <w:color w:val="000000"/>
          <w:sz w:val="24"/>
          <w:szCs w:val="24"/>
          <w:rtl w:val="0"/>
        </w:rPr>
        <w:t xml:space="preserve">3.1  Why WhatsApp matters most in India</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Calibri" w:cs="Calibri" w:eastAsia="Calibri" w:hAnsi="Calibri"/>
          <w:color w:val="000000"/>
          <w:sz w:val="22"/>
          <w:szCs w:val="22"/>
          <w:rtl w:val="0"/>
        </w:rPr>
        <w:t xml:space="preserve">Of the three channels in this session, WhatsApp is the </w:t>
      </w:r>
      <w:ins w:author="Info Vivencia" w:id="73" w:date="2026-06-19T06:19:51Z">
        <w:r w:rsidDel="00000000" w:rsidR="00000000" w:rsidRPr="00000000">
          <w:rPr>
            <w:rtl w:val="0"/>
            <w:rPrChange w:author="Info Vivencia" w:id="74" w:date="2026-06-19T06:19:51Z">
              <w:rPr>
                <w:rFonts w:ascii="Calibri" w:cs="Calibri" w:eastAsia="Calibri" w:hAnsi="Calibri"/>
                <w:color w:val="000000"/>
                <w:sz w:val="22"/>
                <w:szCs w:val="22"/>
              </w:rPr>
            </w:rPrChange>
          </w:rPr>
          <w:t xml:space="preserve">most important to understand</w:t>
        </w:r>
      </w:ins>
      <w:del w:author="Info Vivencia" w:id="73" w:date="2026-06-19T06:19:51Z">
        <w:r w:rsidDel="00000000" w:rsidR="00000000" w:rsidRPr="00000000">
          <w:rPr>
            <w:rtl w:val="0"/>
            <w:rPrChange w:author="Info Vivencia" w:id="74" w:date="2026-06-19T06:19:51Z">
              <w:rPr>
                <w:rFonts w:ascii="Calibri" w:cs="Calibri" w:eastAsia="Calibri" w:hAnsi="Calibri"/>
                <w:color w:val="000000"/>
                <w:sz w:val="22"/>
                <w:szCs w:val="22"/>
              </w:rPr>
            </w:rPrChange>
          </w:rPr>
          <w:delText xml:space="preserve">one to understand most thoroughly</w:delText>
        </w:r>
      </w:del>
      <w:r w:rsidDel="00000000" w:rsidR="00000000" w:rsidRPr="00000000">
        <w:rPr>
          <w:rFonts w:ascii="Calibri" w:cs="Calibri" w:eastAsia="Calibri" w:hAnsi="Calibri"/>
          <w:color w:val="000000"/>
          <w:sz w:val="22"/>
          <w:szCs w:val="22"/>
          <w:rtl w:val="0"/>
        </w:rPr>
        <w:t xml:space="preserve">, because </w:t>
      </w:r>
      <w:ins w:author="Info Vivencia" w:id="75" w:date="2026-06-19T06:20:02Z">
        <w:r w:rsidDel="00000000" w:rsidR="00000000" w:rsidRPr="00000000">
          <w:rPr>
            <w:rtl w:val="0"/>
            <w:rPrChange w:author="Info Vivencia" w:id="76" w:date="2026-06-19T06:20:02Z">
              <w:rPr>
                <w:rFonts w:ascii="Calibri" w:cs="Calibri" w:eastAsia="Calibri" w:hAnsi="Calibri"/>
                <w:color w:val="000000"/>
                <w:sz w:val="22"/>
                <w:szCs w:val="22"/>
              </w:rPr>
            </w:rPrChange>
          </w:rPr>
          <w:t xml:space="preserve">that’s where most business conversations take place in India</w:t>
        </w:r>
      </w:ins>
      <w:del w:author="Info Vivencia" w:id="75" w:date="2026-06-19T06:20:02Z">
        <w:r w:rsidDel="00000000" w:rsidR="00000000" w:rsidRPr="00000000">
          <w:rPr>
            <w:rtl w:val="0"/>
            <w:rPrChange w:author="Info Vivencia" w:id="76" w:date="2026-06-19T06:20:02Z">
              <w:rPr>
                <w:rFonts w:ascii="Calibri" w:cs="Calibri" w:eastAsia="Calibri" w:hAnsi="Calibri"/>
                <w:color w:val="000000"/>
                <w:sz w:val="22"/>
                <w:szCs w:val="22"/>
              </w:rPr>
            </w:rPrChange>
          </w:rPr>
          <w:delText xml:space="preserve">it is where business conversation in India actually happens</w:delText>
        </w:r>
      </w:del>
      <w:r w:rsidDel="00000000" w:rsidR="00000000" w:rsidRPr="00000000">
        <w:rPr>
          <w:rFonts w:ascii="Calibri" w:cs="Calibri" w:eastAsia="Calibri" w:hAnsi="Calibri"/>
          <w:color w:val="000000"/>
          <w:sz w:val="22"/>
          <w:szCs w:val="22"/>
          <w:rtl w:val="0"/>
        </w:rPr>
        <w:t xml:space="preserve">. Customers who would never open a marketing email, </w:t>
      </w:r>
      <w:ins w:author="Info Vivencia" w:id="77" w:date="2026-06-19T06:20:39Z">
        <w:r w:rsidDel="00000000" w:rsidR="00000000" w:rsidRPr="00000000">
          <w:rPr>
            <w:rtl w:val="0"/>
            <w:rPrChange w:author="Info Vivencia" w:id="78" w:date="2026-06-19T06:20:39Z">
              <w:rPr>
                <w:rFonts w:ascii="Calibri" w:cs="Calibri" w:eastAsia="Calibri" w:hAnsi="Calibri"/>
                <w:color w:val="000000"/>
                <w:sz w:val="22"/>
                <w:szCs w:val="22"/>
              </w:rPr>
            </w:rPrChange>
          </w:rPr>
          <w:t xml:space="preserve">or don’t</w:t>
        </w:r>
      </w:ins>
      <w:del w:author="Info Vivencia" w:id="77" w:date="2026-06-19T06:20:39Z">
        <w:r w:rsidDel="00000000" w:rsidR="00000000" w:rsidRPr="00000000">
          <w:rPr>
            <w:rtl w:val="0"/>
            <w:rPrChange w:author="Info Vivencia" w:id="78" w:date="2026-06-19T06:20:39Z">
              <w:rPr>
                <w:rFonts w:ascii="Calibri" w:cs="Calibri" w:eastAsia="Calibri" w:hAnsi="Calibri"/>
                <w:color w:val="000000"/>
                <w:sz w:val="22"/>
                <w:szCs w:val="22"/>
              </w:rPr>
            </w:rPrChange>
          </w:rPr>
          <w:delText xml:space="preserve">and who do not</w:delText>
        </w:r>
      </w:del>
      <w:r w:rsidDel="00000000" w:rsidR="00000000" w:rsidRPr="00000000">
        <w:rPr>
          <w:rFonts w:ascii="Calibri" w:cs="Calibri" w:eastAsia="Calibri" w:hAnsi="Calibri"/>
          <w:color w:val="000000"/>
          <w:sz w:val="22"/>
          <w:szCs w:val="22"/>
          <w:rtl w:val="0"/>
        </w:rPr>
        <w:t xml:space="preserve"> use Telegram at all, are on WhatsApp every day. </w:t>
      </w:r>
      <w:ins w:author="Info Vivencia" w:id="79" w:date="2026-06-19T06:20:58Z">
        <w:r w:rsidDel="00000000" w:rsidR="00000000" w:rsidRPr="00000000">
          <w:rPr>
            <w:rtl w:val="0"/>
            <w:rPrChange w:author="Info Vivencia" w:id="80" w:date="2026-06-19T06:20:58Z">
              <w:rPr>
                <w:rFonts w:ascii="Calibri" w:cs="Calibri" w:eastAsia="Calibri" w:hAnsi="Calibri"/>
                <w:color w:val="000000"/>
                <w:sz w:val="22"/>
                <w:szCs w:val="22"/>
              </w:rPr>
            </w:rPrChange>
          </w:rPr>
          <w:t xml:space="preserve">Any small grocery store</w:t>
        </w:r>
      </w:ins>
      <w:del w:author="Info Vivencia" w:id="79" w:date="2026-06-19T06:20:58Z">
        <w:r w:rsidDel="00000000" w:rsidR="00000000" w:rsidRPr="00000000">
          <w:rPr>
            <w:rtl w:val="0"/>
            <w:rPrChange w:author="Info Vivencia" w:id="80" w:date="2026-06-19T06:20:58Z">
              <w:rPr>
                <w:rFonts w:ascii="Calibri" w:cs="Calibri" w:eastAsia="Calibri" w:hAnsi="Calibri"/>
                <w:color w:val="000000"/>
                <w:sz w:val="22"/>
                <w:szCs w:val="22"/>
              </w:rPr>
            </w:rPrChange>
          </w:rPr>
          <w:delText xml:space="preserve">A kirana shop</w:delText>
        </w:r>
      </w:del>
      <w:r w:rsidDel="00000000" w:rsidR="00000000" w:rsidRPr="00000000">
        <w:rPr>
          <w:rFonts w:ascii="Calibri" w:cs="Calibri" w:eastAsia="Calibri" w:hAnsi="Calibri"/>
          <w:color w:val="000000"/>
          <w:sz w:val="22"/>
          <w:szCs w:val="22"/>
          <w:rtl w:val="0"/>
        </w:rPr>
        <w:t xml:space="preserve"> takes orders on it</w:t>
      </w:r>
      <w:ins w:author="Info Vivencia" w:id="81" w:date="2026-06-19T06:21:09Z">
        <w:r w:rsidDel="00000000" w:rsidR="00000000" w:rsidRPr="00000000">
          <w:rPr>
            <w:rtl w:val="0"/>
            <w:rPrChange w:author="Info Vivencia" w:id="82" w:date="2026-06-19T06:21:09Z">
              <w:rPr>
                <w:rFonts w:ascii="Calibri" w:cs="Calibri" w:eastAsia="Calibri" w:hAnsi="Calibri"/>
                <w:color w:val="000000"/>
                <w:sz w:val="22"/>
                <w:szCs w:val="22"/>
              </w:rPr>
            </w:rPrChange>
          </w:rPr>
          <w:t xml:space="preserve">, a</w:t>
        </w:r>
      </w:ins>
      <w:del w:author="Info Vivencia" w:id="81" w:date="2026-06-19T06:21:09Z">
        <w:r w:rsidDel="00000000" w:rsidR="00000000" w:rsidRPr="00000000">
          <w:rPr>
            <w:rtl w:val="0"/>
            <w:rPrChange w:author="Info Vivencia" w:id="82" w:date="2026-06-19T06:21:09Z">
              <w:rPr>
                <w:rFonts w:ascii="Calibri" w:cs="Calibri" w:eastAsia="Calibri" w:hAnsi="Calibri"/>
                <w:color w:val="000000"/>
                <w:sz w:val="22"/>
                <w:szCs w:val="22"/>
              </w:rPr>
            </w:rPrChange>
          </w:rPr>
          <w:delText xml:space="preserve">. A</w:delText>
        </w:r>
      </w:del>
      <w:r w:rsidDel="00000000" w:rsidR="00000000" w:rsidRPr="00000000">
        <w:rPr>
          <w:rFonts w:ascii="Calibri" w:cs="Calibri" w:eastAsia="Calibri" w:hAnsi="Calibri"/>
          <w:color w:val="000000"/>
          <w:sz w:val="22"/>
          <w:szCs w:val="22"/>
          <w:rtl w:val="0"/>
        </w:rPr>
        <w:t xml:space="preserve"> coaching centre answers admission questions on it</w:t>
      </w:r>
      <w:ins w:author="Info Vivencia" w:id="83" w:date="2026-06-19T06:21:15Z">
        <w:r w:rsidDel="00000000" w:rsidR="00000000" w:rsidRPr="00000000">
          <w:rPr>
            <w:rtl w:val="0"/>
            <w:rPrChange w:author="Info Vivencia" w:id="84" w:date="2026-06-19T06:21:15Z">
              <w:rPr>
                <w:rFonts w:ascii="Calibri" w:cs="Calibri" w:eastAsia="Calibri" w:hAnsi="Calibri"/>
                <w:color w:val="000000"/>
                <w:sz w:val="22"/>
                <w:szCs w:val="22"/>
              </w:rPr>
            </w:rPrChange>
          </w:rPr>
          <w:t xml:space="preserve">, a</w:t>
        </w:r>
      </w:ins>
      <w:del w:author="Info Vivencia" w:id="83" w:date="2026-06-19T06:21:15Z">
        <w:r w:rsidDel="00000000" w:rsidR="00000000" w:rsidRPr="00000000">
          <w:rPr>
            <w:rtl w:val="0"/>
            <w:rPrChange w:author="Info Vivencia" w:id="84" w:date="2026-06-19T06:21:15Z">
              <w:rPr>
                <w:rFonts w:ascii="Calibri" w:cs="Calibri" w:eastAsia="Calibri" w:hAnsi="Calibri"/>
                <w:color w:val="000000"/>
                <w:sz w:val="22"/>
                <w:szCs w:val="22"/>
              </w:rPr>
            </w:rPrChange>
          </w:rPr>
          <w:delText xml:space="preserve">. A</w:delText>
        </w:r>
      </w:del>
      <w:r w:rsidDel="00000000" w:rsidR="00000000" w:rsidRPr="00000000">
        <w:rPr>
          <w:rFonts w:ascii="Calibri" w:cs="Calibri" w:eastAsia="Calibri" w:hAnsi="Calibri"/>
          <w:color w:val="000000"/>
          <w:sz w:val="22"/>
          <w:szCs w:val="22"/>
          <w:rtl w:val="0"/>
        </w:rPr>
        <w:t xml:space="preserve"> boutique </w:t>
      </w:r>
      <w:ins w:author="Info Vivencia" w:id="85" w:date="2026-06-19T06:21:29Z">
        <w:r w:rsidDel="00000000" w:rsidR="00000000" w:rsidRPr="00000000">
          <w:rPr>
            <w:rtl w:val="0"/>
            <w:rPrChange w:author="Info Vivencia" w:id="86" w:date="2026-06-19T06:21:29Z">
              <w:rPr>
                <w:rFonts w:ascii="Calibri" w:cs="Calibri" w:eastAsia="Calibri" w:hAnsi="Calibri"/>
                <w:color w:val="000000"/>
                <w:sz w:val="22"/>
                <w:szCs w:val="22"/>
              </w:rPr>
            </w:rPrChange>
          </w:rPr>
          <w:t xml:space="preserve">can send</w:t>
        </w:r>
      </w:ins>
      <w:del w:author="Info Vivencia" w:id="85" w:date="2026-06-19T06:21:29Z">
        <w:r w:rsidDel="00000000" w:rsidR="00000000" w:rsidRPr="00000000">
          <w:rPr>
            <w:rtl w:val="0"/>
            <w:rPrChange w:author="Info Vivencia" w:id="86" w:date="2026-06-19T06:21:29Z">
              <w:rPr>
                <w:rFonts w:ascii="Calibri" w:cs="Calibri" w:eastAsia="Calibri" w:hAnsi="Calibri"/>
                <w:color w:val="000000"/>
                <w:sz w:val="22"/>
                <w:szCs w:val="22"/>
              </w:rPr>
            </w:rPrChange>
          </w:rPr>
          <w:delText xml:space="preserve">sends</w:delText>
        </w:r>
      </w:del>
      <w:r w:rsidDel="00000000" w:rsidR="00000000" w:rsidRPr="00000000">
        <w:rPr>
          <w:rFonts w:ascii="Calibri" w:cs="Calibri" w:eastAsia="Calibri" w:hAnsi="Calibri"/>
          <w:color w:val="000000"/>
          <w:sz w:val="22"/>
          <w:szCs w:val="22"/>
          <w:rtl w:val="0"/>
        </w:rPr>
        <w:t xml:space="preserve"> festival offers and </w:t>
      </w:r>
      <w:ins w:author="Info Vivencia" w:id="87" w:date="2026-06-19T06:21:35Z">
        <w:r w:rsidDel="00000000" w:rsidR="00000000" w:rsidRPr="00000000">
          <w:rPr>
            <w:rtl w:val="0"/>
            <w:rPrChange w:author="Info Vivencia" w:id="88" w:date="2026-06-19T06:21:35Z">
              <w:rPr>
                <w:rFonts w:ascii="Calibri" w:cs="Calibri" w:eastAsia="Calibri" w:hAnsi="Calibri"/>
                <w:color w:val="000000"/>
                <w:sz w:val="22"/>
                <w:szCs w:val="22"/>
              </w:rPr>
            </w:rPrChange>
          </w:rPr>
          <w:t xml:space="preserve">confirm</w:t>
        </w:r>
      </w:ins>
      <w:del w:author="Info Vivencia" w:id="87" w:date="2026-06-19T06:21:35Z">
        <w:r w:rsidDel="00000000" w:rsidR="00000000" w:rsidRPr="00000000">
          <w:rPr>
            <w:rtl w:val="0"/>
            <w:rPrChange w:author="Info Vivencia" w:id="88" w:date="2026-06-19T06:21:35Z">
              <w:rPr>
                <w:rFonts w:ascii="Calibri" w:cs="Calibri" w:eastAsia="Calibri" w:hAnsi="Calibri"/>
                <w:color w:val="000000"/>
                <w:sz w:val="22"/>
                <w:szCs w:val="22"/>
              </w:rPr>
            </w:rPrChange>
          </w:rPr>
          <w:delText xml:space="preserve">confirms</w:delText>
        </w:r>
      </w:del>
      <w:r w:rsidDel="00000000" w:rsidR="00000000" w:rsidRPr="00000000">
        <w:rPr>
          <w:rFonts w:ascii="Calibri" w:cs="Calibri" w:eastAsia="Calibri" w:hAnsi="Calibri"/>
          <w:color w:val="000000"/>
          <w:sz w:val="22"/>
          <w:szCs w:val="22"/>
          <w:rtl w:val="0"/>
        </w:rPr>
        <w:t xml:space="preserve"> deliveries on it. For most small businesses in the country, WhatsApp is not one channel among several — it is the channel.</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color w:val="000000"/>
          <w:sz w:val="22"/>
          <w:szCs w:val="22"/>
          <w:rtl w:val="0"/>
        </w:rPr>
        <w:t xml:space="preserve">That reach is exactly why WhatsApp is also the most carefully governed</w:t>
      </w:r>
      <w:del w:author="Info Vivencia" w:id="89" w:date="2026-06-19T06:23:34Z">
        <w:r w:rsidDel="00000000" w:rsidR="00000000" w:rsidRPr="00000000">
          <w:rPr>
            <w:rFonts w:ascii="Calibri" w:cs="Calibri" w:eastAsia="Calibri" w:hAnsi="Calibri"/>
            <w:color w:val="000000"/>
            <w:sz w:val="22"/>
            <w:szCs w:val="22"/>
            <w:rtl w:val="0"/>
          </w:rPr>
          <w:delText xml:space="preserve"> of the three</w:delText>
        </w:r>
      </w:del>
      <w:r w:rsidDel="00000000" w:rsidR="00000000" w:rsidRPr="00000000">
        <w:rPr>
          <w:rFonts w:ascii="Calibri" w:cs="Calibri" w:eastAsia="Calibri" w:hAnsi="Calibri"/>
          <w:color w:val="000000"/>
          <w:sz w:val="22"/>
          <w:szCs w:val="22"/>
          <w:rtl w:val="0"/>
        </w:rPr>
        <w:t xml:space="preserve">. A channel that everyone uses and trusts is a channel worth protecting, and the rules that govern automated WhatsApp messaging exist to keep it trustworthy. Understanding those rules </w:t>
      </w:r>
      <w:ins w:author="Info Vivencia" w:id="90" w:date="2026-06-19T06:26:02Z">
        <w:r w:rsidDel="00000000" w:rsidR="00000000" w:rsidRPr="00000000">
          <w:rPr>
            <w:rFonts w:ascii="Calibri" w:cs="Calibri" w:eastAsia="Calibri" w:hAnsi="Calibri"/>
            <w:color w:val="000000"/>
            <w:sz w:val="22"/>
            <w:szCs w:val="22"/>
            <w:rtl w:val="0"/>
          </w:rPr>
          <w:t xml:space="preserve">is </w:t>
        </w:r>
        <w:r w:rsidDel="00000000" w:rsidR="00000000" w:rsidRPr="00000000">
          <w:rPr>
            <w:rtl w:val="0"/>
            <w:rPrChange w:author="Info Vivencia" w:id="91" w:date="2026-06-19T06:26:02Z">
              <w:rPr>
                <w:rFonts w:ascii="Calibri" w:cs="Calibri" w:eastAsia="Calibri" w:hAnsi="Calibri"/>
                <w:color w:val="000000"/>
                <w:sz w:val="22"/>
                <w:szCs w:val="22"/>
              </w:rPr>
            </w:rPrChange>
          </w:rPr>
          <w:t xml:space="preserve">directly connected to</w:t>
        </w:r>
      </w:ins>
      <w:del w:author="Info Vivencia" w:id="90" w:date="2026-06-19T06:26:02Z">
        <w:r w:rsidDel="00000000" w:rsidR="00000000" w:rsidRPr="00000000">
          <w:rPr>
            <w:rtl w:val="0"/>
            <w:rPrChange w:author="Info Vivencia" w:id="91" w:date="2026-06-19T06:26:02Z">
              <w:rPr>
                <w:rFonts w:ascii="Calibri" w:cs="Calibri" w:eastAsia="Calibri" w:hAnsi="Calibri"/>
                <w:color w:val="000000"/>
                <w:sz w:val="22"/>
                <w:szCs w:val="22"/>
              </w:rPr>
            </w:rPrChange>
          </w:rPr>
          <w:delText xml:space="preserve">is not separate from</w:delText>
        </w:r>
      </w:del>
      <w:r w:rsidDel="00000000" w:rsidR="00000000" w:rsidRPr="00000000">
        <w:rPr>
          <w:rFonts w:ascii="Calibri" w:cs="Calibri" w:eastAsia="Calibri" w:hAnsi="Calibri"/>
          <w:color w:val="000000"/>
          <w:sz w:val="22"/>
          <w:szCs w:val="22"/>
          <w:rtl w:val="0"/>
        </w:rPr>
        <w:t xml:space="preserve"> learning to build on WhatsApp; it is the larger part of learning to build on WhatsApp well, and it is the part that separates a system </w:t>
      </w:r>
      <w:ins w:author="Info Vivencia" w:id="92" w:date="2026-06-19T06:26:33Z">
        <w:r w:rsidDel="00000000" w:rsidR="00000000" w:rsidRPr="00000000">
          <w:rPr>
            <w:rFonts w:ascii="Calibri" w:cs="Calibri" w:eastAsia="Calibri" w:hAnsi="Calibri"/>
            <w:color w:val="000000"/>
            <w:sz w:val="22"/>
            <w:szCs w:val="22"/>
            <w:rtl w:val="0"/>
          </w:rPr>
          <w:t xml:space="preserve">that </w:t>
        </w:r>
      </w:ins>
      <w:r w:rsidDel="00000000" w:rsidR="00000000" w:rsidRPr="00000000">
        <w:rPr>
          <w:rFonts w:ascii="Calibri" w:cs="Calibri" w:eastAsia="Calibri" w:hAnsi="Calibri"/>
          <w:color w:val="000000"/>
          <w:sz w:val="22"/>
          <w:szCs w:val="22"/>
          <w:rtl w:val="0"/>
        </w:rPr>
        <w:t xml:space="preserve">customers welcome from one that gets a business's number blocked.</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Calibri" w:cs="Calibri" w:eastAsia="Calibri" w:hAnsi="Calibri"/>
          <w:b w:val="1"/>
          <w:bCs w:val="1"/>
          <w:color w:val="000000"/>
          <w:sz w:val="24"/>
          <w:szCs w:val="24"/>
          <w:rtl w:val="0"/>
        </w:rPr>
        <w:t xml:space="preserve">3.2  The WhatsApp Business API through Twilio: getting connected</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color w:val="000000"/>
          <w:sz w:val="22"/>
          <w:szCs w:val="22"/>
          <w:rtl w:val="0"/>
        </w:rPr>
        <w:t xml:space="preserve">On Day 8 you already sent a WhatsApp confirmation through the Twilio node, mapping the parent's number from the trigger into the message. </w:t>
      </w:r>
      <w:ins w:author="Info Vivencia" w:id="93" w:date="2026-06-19T06:27:50Z">
        <w:r w:rsidDel="00000000" w:rsidR="00000000" w:rsidRPr="00000000">
          <w:rPr>
            <w:rtl w:val="0"/>
            <w:rPrChange w:author="Info Vivencia" w:id="94" w:date="2026-06-19T06:27:50Z">
              <w:rPr>
                <w:rFonts w:ascii="Calibri" w:cs="Calibri" w:eastAsia="Calibri" w:hAnsi="Calibri"/>
                <w:color w:val="000000"/>
                <w:sz w:val="22"/>
                <w:szCs w:val="22"/>
              </w:rPr>
            </w:rPrChange>
          </w:rPr>
          <w:t xml:space="preserve">It’s important to understand</w:t>
        </w:r>
      </w:ins>
      <w:del w:author="Info Vivencia" w:id="93" w:date="2026-06-19T06:27:50Z">
        <w:r w:rsidDel="00000000" w:rsidR="00000000" w:rsidRPr="00000000">
          <w:rPr>
            <w:rtl w:val="0"/>
            <w:rPrChange w:author="Info Vivencia" w:id="94" w:date="2026-06-19T06:27:50Z">
              <w:rPr>
                <w:rFonts w:ascii="Calibri" w:cs="Calibri" w:eastAsia="Calibri" w:hAnsi="Calibri"/>
                <w:color w:val="000000"/>
                <w:sz w:val="22"/>
                <w:szCs w:val="22"/>
              </w:rPr>
            </w:rPrChange>
          </w:rPr>
          <w:delText xml:space="preserve">It is worth understanding now</w:delText>
        </w:r>
      </w:del>
      <w:r w:rsidDel="00000000" w:rsidR="00000000" w:rsidRPr="00000000">
        <w:rPr>
          <w:rFonts w:ascii="Calibri" w:cs="Calibri" w:eastAsia="Calibri" w:hAnsi="Calibri"/>
          <w:color w:val="000000"/>
          <w:sz w:val="22"/>
          <w:szCs w:val="22"/>
          <w:rtl w:val="0"/>
        </w:rPr>
        <w:t xml:space="preserve"> what that node was actually doing. The WhatsApp on your own phone is </w:t>
      </w:r>
      <w:ins w:author="Info Vivencia" w:id="95" w:date="2026-06-19T06:27:21Z">
        <w:r w:rsidDel="00000000" w:rsidR="00000000" w:rsidRPr="00000000">
          <w:rPr>
            <w:rtl w:val="0"/>
            <w:rPrChange w:author="Info Vivencia" w:id="96" w:date="2026-06-19T06:27:21Z">
              <w:rPr>
                <w:rFonts w:ascii="Calibri" w:cs="Calibri" w:eastAsia="Calibri" w:hAnsi="Calibri"/>
                <w:color w:val="000000"/>
                <w:sz w:val="22"/>
                <w:szCs w:val="22"/>
              </w:rPr>
            </w:rPrChange>
          </w:rPr>
          <w:t xml:space="preserve">a</w:t>
        </w:r>
      </w:ins>
      <w:del w:author="Info Vivencia" w:id="95" w:date="2026-06-19T06:27:21Z">
        <w:r w:rsidDel="00000000" w:rsidR="00000000" w:rsidRPr="00000000">
          <w:rPr>
            <w:rtl w:val="0"/>
            <w:rPrChange w:author="Info Vivencia" w:id="96" w:date="2026-06-19T06:27:21Z">
              <w:rPr>
                <w:rFonts w:ascii="Calibri" w:cs="Calibri" w:eastAsia="Calibri" w:hAnsi="Calibri"/>
                <w:color w:val="000000"/>
                <w:sz w:val="22"/>
                <w:szCs w:val="22"/>
              </w:rPr>
            </w:rPrChange>
          </w:rPr>
          <w:delText xml:space="preserve">the</w:delText>
        </w:r>
      </w:del>
      <w:r w:rsidDel="00000000" w:rsidR="00000000" w:rsidRPr="00000000">
        <w:rPr>
          <w:rFonts w:ascii="Calibri" w:cs="Calibri" w:eastAsia="Calibri" w:hAnsi="Calibri"/>
          <w:color w:val="000000"/>
          <w:sz w:val="22"/>
          <w:szCs w:val="22"/>
          <w:rtl w:val="0"/>
        </w:rPr>
        <w:t xml:space="preserve"> personal app, and </w:t>
      </w:r>
      <w:ins w:author="Info Vivencia" w:id="97" w:date="2026-06-19T06:28:27Z">
        <w:r w:rsidDel="00000000" w:rsidR="00000000" w:rsidRPr="00000000">
          <w:rPr>
            <w:rtl w:val="0"/>
            <w:rPrChange w:author="Info Vivencia" w:id="98" w:date="2026-06-19T06:28:27Z">
              <w:rPr>
                <w:rFonts w:ascii="Calibri" w:cs="Calibri" w:eastAsia="Calibri" w:hAnsi="Calibri"/>
                <w:color w:val="000000"/>
                <w:sz w:val="22"/>
                <w:szCs w:val="22"/>
              </w:rPr>
            </w:rPrChange>
          </w:rPr>
          <w:t xml:space="preserve">isn’t</w:t>
        </w:r>
      </w:ins>
      <w:del w:author="Info Vivencia" w:id="97" w:date="2026-06-19T06:28:27Z">
        <w:r w:rsidDel="00000000" w:rsidR="00000000" w:rsidRPr="00000000">
          <w:rPr>
            <w:rtl w:val="0"/>
            <w:rPrChange w:author="Info Vivencia" w:id="98" w:date="2026-06-19T06:28:27Z">
              <w:rPr>
                <w:rFonts w:ascii="Calibri" w:cs="Calibri" w:eastAsia="Calibri" w:hAnsi="Calibri"/>
                <w:color w:val="000000"/>
                <w:sz w:val="22"/>
                <w:szCs w:val="22"/>
              </w:rPr>
            </w:rPrChange>
          </w:rPr>
          <w:delText xml:space="preserve">it is not</w:delText>
        </w:r>
      </w:del>
      <w:r w:rsidDel="00000000" w:rsidR="00000000" w:rsidRPr="00000000">
        <w:rPr>
          <w:rFonts w:ascii="Calibri" w:cs="Calibri" w:eastAsia="Calibri" w:hAnsi="Calibri"/>
          <w:color w:val="000000"/>
          <w:sz w:val="22"/>
          <w:szCs w:val="22"/>
          <w:rtl w:val="0"/>
        </w:rPr>
        <w:t xml:space="preserve"> built for a program to send and receive through. Automated business messaging runs on a separate system called the WhatsApp Business API — the menu, in the restaurant sense, that WhatsApp offers to software.</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color w:val="000000"/>
          <w:sz w:val="22"/>
          <w:szCs w:val="22"/>
          <w:rtl w:val="0"/>
        </w:rPr>
        <w:t xml:space="preserve">You do not approach that API directly. A provider such as Twilio sits between you and WhatsApp, giving you access to the WhatsApp Business API through a connection your automation platform already supports, and handling the technical machinery so that you do not have to. Connecting Twilio to n8n, Make, or Zapier is the same API-key step from the previous section: you obtain your credentials from Twilio and give them to the platform once, after which the WhatsApp node can send and receive on your behalf. For learning and testing, Twilio provides a sandbox — a safe practice number you can message and reply from without setting up a full business account — which is where you will build your first two-way WhatsApp workflow.</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Calibri" w:cs="Calibri" w:eastAsia="Calibri" w:hAnsi="Calibri"/>
          <w:b w:val="1"/>
          <w:bCs w:val="1"/>
          <w:color w:val="000000"/>
          <w:sz w:val="24"/>
          <w:szCs w:val="24"/>
          <w:rtl w:val="0"/>
        </w:rPr>
        <w:t xml:space="preserve">3.3  The rules that shape everything: opt-in, templates, and the 24-hour window</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color w:val="000000"/>
          <w:sz w:val="22"/>
          <w:szCs w:val="22"/>
          <w:rtl w:val="0"/>
        </w:rPr>
        <w:t xml:space="preserve">WhatsApp is deliberately built so that businesses cannot do to it what email spammers did to email. Three rules carry most of that weight, and every WhatsApp automation you build will be shaped by them.</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color w:val="000000"/>
          <w:sz w:val="22"/>
          <w:szCs w:val="22"/>
          <w:rtl w:val="0"/>
        </w:rPr>
        <w:t xml:space="preserve">The first is opt-in</w:t>
      </w:r>
      <w:ins w:author="Info Vivencia" w:id="99" w:date="2026-06-19T06:30:11Z">
        <w:r w:rsidDel="00000000" w:rsidR="00000000" w:rsidRPr="00000000">
          <w:rPr>
            <w:rtl w:val="0"/>
            <w:rPrChange w:author="Info Vivencia" w:id="100" w:date="2026-06-19T06:30:11Z">
              <w:rPr>
                <w:rFonts w:ascii="Calibri" w:cs="Calibri" w:eastAsia="Calibri" w:hAnsi="Calibri"/>
                <w:color w:val="000000"/>
                <w:sz w:val="22"/>
                <w:szCs w:val="22"/>
              </w:rPr>
            </w:rPrChange>
          </w:rPr>
          <w:t xml:space="preserve">: you</w:t>
        </w:r>
      </w:ins>
      <w:del w:author="Info Vivencia" w:id="99" w:date="2026-06-19T06:30:11Z">
        <w:r w:rsidDel="00000000" w:rsidR="00000000" w:rsidRPr="00000000">
          <w:rPr>
            <w:rtl w:val="0"/>
            <w:rPrChange w:author="Info Vivencia" w:id="100" w:date="2026-06-19T06:30:11Z">
              <w:rPr>
                <w:rFonts w:ascii="Calibri" w:cs="Calibri" w:eastAsia="Calibri" w:hAnsi="Calibri"/>
                <w:color w:val="000000"/>
                <w:sz w:val="22"/>
                <w:szCs w:val="22"/>
              </w:rPr>
            </w:rPrChange>
          </w:rPr>
          <w:delText xml:space="preserve">. You</w:delText>
        </w:r>
      </w:del>
      <w:r w:rsidDel="00000000" w:rsidR="00000000" w:rsidRPr="00000000">
        <w:rPr>
          <w:rFonts w:ascii="Calibri" w:cs="Calibri" w:eastAsia="Calibri" w:hAnsi="Calibri"/>
          <w:color w:val="000000"/>
          <w:sz w:val="22"/>
          <w:szCs w:val="22"/>
          <w:rtl w:val="0"/>
        </w:rPr>
        <w:t xml:space="preserve"> may send automated messages only to people who have agreed to hear from you. Agreement means the person gave you their number for this purpose — a customer who messaged you first</w:t>
      </w:r>
      <w:del w:author="Info Vivencia" w:id="101" w:date="2026-06-19T06:30:29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ticked a box to receive updates, or saved their number into your system knowingly. A number from a purchased list, or one you scraped from somewhere, is not consent, and using it is both against the rules and the fastest way to be reported. The principle is the same one that ran through Day 2's discussion of client trust: the people you contact should have chosen to be contacted.</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Calibri" w:cs="Calibri" w:eastAsia="Calibri" w:hAnsi="Calibri"/>
          <w:color w:val="000000"/>
          <w:sz w:val="22"/>
          <w:szCs w:val="22"/>
          <w:rtl w:val="0"/>
        </w:rPr>
        <w:t xml:space="preserve">The second is the message template. When your business wants to start a conversation — to send the first message, before the customer has written to you — you cannot send any text you like. You must use a template that WhatsApp has approved in advance, of the kind used for order updates, appointment reminders, and delivery alerts. Open-ended promotional blasts to people who have not asked for them are not permitted as opening messages. This is why an automated WhatsApp system is excellent for confirmations and reminders and is not a tool for mass advertising to strangers.</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Calibri" w:cs="Calibri" w:eastAsia="Calibri" w:hAnsi="Calibri"/>
          <w:color w:val="000000"/>
          <w:sz w:val="22"/>
          <w:szCs w:val="22"/>
          <w:rtl w:val="0"/>
        </w:rPr>
        <w:t xml:space="preserve">The third is the 24-hour service window. The moment a customer messages you, a 24-hour window opens during which you may reply freely, in your own words, with no template required. This is the window in which a two-way bot lives: because the customer wrote first, you are answering within the window, and you can hold a natural back-and-forth. Once 24 hours pass with no further message from them, the window closes and you are back to approved templates if you want to reach out again. Far from being an obstacle, this window is what makes genuine WhatsApp conversation automation possible — it is the system's way of saying that a business may talk freely with a customer who has just chosen to talk to it.</w:t>
      </w:r>
      <w:r w:rsidDel="00000000" w:rsidR="00000000" w:rsidRPr="00000000">
        <w:rPr>
          <w:rtl w:val="0"/>
        </w:rPr>
      </w:r>
    </w:p>
    <w:p w:rsidR="00000000" w:rsidDel="00000000" w:rsidP="00000000" w:rsidRDefault="00000000" w:rsidRPr="00000000" w14:paraId="00000028">
      <w:pPr>
        <w:spacing w:after="160" w:line="276" w:lineRule="auto"/>
        <w:rPr/>
      </w:pPr>
      <w:ins w:author="Info Vivencia" w:id="102" w:date="2026-06-19T06:33:40Z">
        <w:r w:rsidDel="00000000" w:rsidR="00000000" w:rsidRPr="00000000">
          <w:rPr>
            <w:rtl w:val="0"/>
            <w:rPrChange w:author="Info Vivencia" w:id="103" w:date="2026-06-19T06:33:40Z">
              <w:rPr/>
            </w:rPrChange>
          </w:rPr>
          <w:t xml:space="preserve">Read together, these three rules draw a simple line: respect opt-in, use templates honestly, and hold conversations inside the window — and you build a WhatsApp presence customers trust. Ignore them, and the result is a blocked number and a damaged channel. Respecting these rules isn't a compliance chore on top of the work — it is the work.</w:t>
        </w:r>
      </w:ins>
      <w:del w:author="Info Vivencia" w:id="102" w:date="2026-06-19T06:33:40Z">
        <w:r w:rsidDel="00000000" w:rsidR="00000000" w:rsidRPr="00000000">
          <w:rPr>
            <w:rtl w:val="0"/>
            <w:rPrChange w:author="Info Vivencia" w:id="103" w:date="2026-06-19T06:33:40Z">
              <w:rPr>
                <w:rFonts w:ascii="Calibri" w:cs="Calibri" w:eastAsia="Calibri" w:hAnsi="Calibri"/>
                <w:color w:val="000000"/>
                <w:sz w:val="22"/>
                <w:szCs w:val="22"/>
              </w:rPr>
            </w:rPrChange>
          </w:rPr>
          <w:delText xml:space="preserve">Read together, these three rules describe a simple line. A business that messages people who asked to hear from it, uses templates honestly for the updates customers actually want, and holds real conversations inside the window people opened, builds a WhatsApp presence customers keep and trust. A business that blasts unsolicited offers to bought lists gets reported, blocked, and eventually banned from the platform — taking its real customers' goodwill down with it. Respecting the rules is not a compliance chore sitting on top of the work. It is the work, and it is the difference between a system that lasts and one that destroys the channel it was meant to serve.</w:delText>
        </w:r>
      </w:del>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Calibri" w:cs="Calibri" w:eastAsia="Calibri" w:hAnsi="Calibri"/>
          <w:b w:val="1"/>
          <w:bCs w:val="1"/>
          <w:color w:val="000000"/>
          <w:sz w:val="24"/>
          <w:szCs w:val="24"/>
          <w:rtl w:val="0"/>
        </w:rPr>
        <w:t xml:space="preserve">3.4  Building a two-way WhatsApp bot: receiving and replying</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Calibri" w:cs="Calibri" w:eastAsia="Calibri" w:hAnsi="Calibri"/>
          <w:color w:val="000000"/>
          <w:sz w:val="22"/>
          <w:szCs w:val="22"/>
          <w:rtl w:val="0"/>
        </w:rPr>
        <w:t xml:space="preserve">With the rules understood, the build itself is the receive-and-respond pair from Section 2.3, applied to WhatsApp — and it is precisely where the keyword-driven framework from Day 7 stops being a diagram and starts being a working system. On Day 7 you designed, on paper, a WhatsApp inquiry router for a coaching centre that sorted incoming messages by keyword. Here is that same idea built as a live two-way workflow.</w:t>
      </w:r>
      <w:r w:rsidDel="00000000" w:rsidR="00000000" w:rsidRPr="00000000">
        <w:rPr>
          <w:rtl w:val="0"/>
        </w:rPr>
      </w:r>
    </w:p>
    <w:p w:rsidR="00000000" w:rsidDel="00000000" w:rsidP="00000000" w:rsidRDefault="00000000" w:rsidRPr="00000000" w14:paraId="0000002B">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Trigger (incoming, through a webhook): a prospective student sends a WhatsApp message to the coaching centre's business number. Twilio receives it and passes the message text into the workflow. Action 1 (read and route): the workflow checks the text against the keyword lists from the centre's enquiry router — fees, batch timings, admissions, results. Action 2 (reply, through the API): the workflow sends the matching response back to the same number — the fee structure, the batch schedule, the seat availability, or a short menu if no keyword matched. Result: every enquiry is answered within seconds, at any hour, with no staff member reading it first.</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color w:val="000000"/>
          <w:sz w:val="22"/>
          <w:szCs w:val="22"/>
          <w:rtl w:val="0"/>
        </w:rPr>
        <w:t xml:space="preserve">Notice how cleanly the two halves of Section 2.3 map onto this: the webhook carries the student's message in, and the API call carries the centre's reply out. Notice, too, that the whole exchange stays inside the rules without any special effort, because the student messaged first — the 24-hour window is open, so the replies need no template and can be written naturally. This is the shape of every WhatsApp bot worth building: a webhook to listen, keyword or AI logic to decide, and an API call to answer, all running inside the window the customer themselves opened.</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Fonts w:ascii="Calibri" w:cs="Calibri" w:eastAsia="Calibri" w:hAnsi="Calibri"/>
          <w:b w:val="1"/>
          <w:bCs w:val="1"/>
          <w:color w:val="000000"/>
          <w:sz w:val="30"/>
          <w:szCs w:val="30"/>
          <w:rtl w:val="0"/>
        </w:rPr>
        <w:t xml:space="preserve">4.  Telegram Automation: The Simplest Bot to Build  (21 min)</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Calibri" w:cs="Calibri" w:eastAsia="Calibri" w:hAnsi="Calibri"/>
          <w:b w:val="1"/>
          <w:bCs w:val="1"/>
          <w:color w:val="000000"/>
          <w:sz w:val="24"/>
          <w:szCs w:val="24"/>
          <w:rtl w:val="0"/>
        </w:rPr>
        <w:t xml:space="preserve">4.1  What a Telegram bot is, and why it is the easiest channel to automate</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color w:val="000000"/>
          <w:sz w:val="22"/>
          <w:szCs w:val="22"/>
          <w:rtl w:val="0"/>
        </w:rPr>
        <w:t xml:space="preserve">Telegram is a messaging app in the same family as WhatsApp, and while fewer Indian customers use it than WhatsApp, it has one quality that makes it the best possible place to learn two-way automation: it was built from the start to welcome bots. A Telegram bot is an automated account — </w:t>
      </w:r>
      <w:ins w:author="Info Vivencia" w:id="104" w:date="2026-06-19T06:36:32Z">
        <w:r w:rsidDel="00000000" w:rsidR="00000000" w:rsidRPr="00000000">
          <w:rPr>
            <w:rtl w:val="0"/>
            <w:rPrChange w:author="Info Vivencia" w:id="105" w:date="2026-06-19T06:36:32Z">
              <w:rPr>
                <w:rFonts w:ascii="Calibri" w:cs="Calibri" w:eastAsia="Calibri" w:hAnsi="Calibri"/>
                <w:color w:val="000000"/>
                <w:sz w:val="22"/>
                <w:szCs w:val="22"/>
              </w:rPr>
            </w:rPrChange>
          </w:rPr>
          <w:t xml:space="preserve">it</w:t>
        </w:r>
      </w:ins>
      <w:del w:author="Info Vivencia" w:id="104" w:date="2026-06-19T06:36:32Z">
        <w:r w:rsidDel="00000000" w:rsidR="00000000" w:rsidRPr="00000000">
          <w:rPr>
            <w:rtl w:val="0"/>
            <w:rPrChange w:author="Info Vivencia" w:id="105" w:date="2026-06-19T06:36:32Z">
              <w:rPr>
                <w:rFonts w:ascii="Calibri" w:cs="Calibri" w:eastAsia="Calibri" w:hAnsi="Calibri"/>
                <w:color w:val="000000"/>
                <w:sz w:val="22"/>
                <w:szCs w:val="22"/>
              </w:rPr>
            </w:rPrChange>
          </w:rPr>
          <w:delText xml:space="preserve">one that</w:delText>
        </w:r>
      </w:del>
      <w:r w:rsidDel="00000000" w:rsidR="00000000" w:rsidRPr="00000000">
        <w:rPr>
          <w:rFonts w:ascii="Calibri" w:cs="Calibri" w:eastAsia="Calibri" w:hAnsi="Calibri"/>
          <w:color w:val="000000"/>
          <w:sz w:val="22"/>
          <w:szCs w:val="22"/>
          <w:rtl w:val="0"/>
        </w:rPr>
        <w:t xml:space="preserve"> sends and receives messages through a program rather than a person — and Telegram supports them openly, for free, with no business verification and no template approval.</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Calibri" w:cs="Calibri" w:eastAsia="Calibri" w:hAnsi="Calibri"/>
          <w:color w:val="000000"/>
          <w:sz w:val="22"/>
          <w:szCs w:val="22"/>
          <w:rtl w:val="0"/>
        </w:rPr>
        <w:t xml:space="preserve">That openness removes every obstacle that WhatsApp deliberately keeps in place. There is no opt-in gateway to arrange, no template to submit, no 24-hour window to track</w:t>
      </w:r>
      <w:ins w:author="Info Vivencia" w:id="106" w:date="2026-06-19T06:37:26Z">
        <w:r w:rsidDel="00000000" w:rsidR="00000000" w:rsidRPr="00000000">
          <w:rPr>
            <w:rtl w:val="0"/>
            <w:rPrChange w:author="Info Vivencia" w:id="107" w:date="2026-06-19T06:37:26Z">
              <w:rPr>
                <w:rFonts w:ascii="Calibri" w:cs="Calibri" w:eastAsia="Calibri" w:hAnsi="Calibri"/>
                <w:color w:val="000000"/>
                <w:sz w:val="22"/>
                <w:szCs w:val="22"/>
              </w:rPr>
            </w:rPrChange>
          </w:rPr>
          <w:t xml:space="preserve">, allowing you to build</w:t>
        </w:r>
      </w:ins>
      <w:del w:author="Info Vivencia" w:id="106" w:date="2026-06-19T06:37:26Z">
        <w:r w:rsidDel="00000000" w:rsidR="00000000" w:rsidRPr="00000000">
          <w:rPr>
            <w:rtl w:val="0"/>
            <w:rPrChange w:author="Info Vivencia" w:id="107" w:date="2026-06-19T06:37:26Z">
              <w:rPr>
                <w:rFonts w:ascii="Calibri" w:cs="Calibri" w:eastAsia="Calibri" w:hAnsi="Calibri"/>
                <w:color w:val="000000"/>
                <w:sz w:val="22"/>
                <w:szCs w:val="22"/>
              </w:rPr>
            </w:rPrChange>
          </w:rPr>
          <w:delText xml:space="preserve">. You can build</w:delText>
        </w:r>
      </w:del>
      <w:r w:rsidDel="00000000" w:rsidR="00000000" w:rsidRPr="00000000">
        <w:rPr>
          <w:rFonts w:ascii="Calibri" w:cs="Calibri" w:eastAsia="Calibri" w:hAnsi="Calibri"/>
          <w:color w:val="000000"/>
          <w:sz w:val="22"/>
          <w:szCs w:val="22"/>
          <w:rtl w:val="0"/>
        </w:rPr>
        <w:t xml:space="preserve"> the full receive-and-respond loop end to end in a few minutes and watch it work. This is why Telegram is the right channel to learn the mechanics on, even if WhatsApp is where you will most often deploy them: once the loop is clear and working on Telegram, running the same loop on a stricter channel is a matter of adding the rules, not learning the shape. In real use, Telegram suits community groups, internal team tools, and alert systems — a residents' association, a small organisation's volunteer coordination, a personal notifier that messages you when something needs attention.</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Calibri" w:cs="Calibri" w:eastAsia="Calibri" w:hAnsi="Calibri"/>
          <w:b w:val="1"/>
          <w:bCs w:val="1"/>
          <w:color w:val="000000"/>
          <w:sz w:val="24"/>
          <w:szCs w:val="24"/>
          <w:rtl w:val="0"/>
        </w:rPr>
        <w:t xml:space="preserve">4.2  BotFather and the bot token: an API key you can actually see</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Calibri" w:cs="Calibri" w:eastAsia="Calibri" w:hAnsi="Calibri"/>
          <w:color w:val="000000"/>
          <w:sz w:val="22"/>
          <w:szCs w:val="22"/>
          <w:rtl w:val="0"/>
        </w:rPr>
        <w:t xml:space="preserve">Creating a Telegram bot is done through Telegram itself, using an official bot called </w:t>
      </w:r>
      <w:ins w:author="Info Vivencia" w:id="108" w:date="2026-06-19T06:50:07Z">
        <w:r w:rsidDel="00000000" w:rsidR="00000000" w:rsidRPr="00000000">
          <w:rPr>
            <w:rtl w:val="0"/>
            <w:rPrChange w:author="Info Vivencia" w:id="109" w:date="2026-06-19T06:50:07Z">
              <w:rPr>
                <w:rFonts w:ascii="Calibri" w:cs="Calibri" w:eastAsia="Calibri" w:hAnsi="Calibri"/>
                <w:color w:val="000000"/>
                <w:sz w:val="22"/>
                <w:szCs w:val="22"/>
              </w:rPr>
            </w:rPrChange>
          </w:rPr>
          <w:t xml:space="preserve">‘BotFather’,</w:t>
        </w:r>
      </w:ins>
      <w:del w:author="Info Vivencia" w:id="108" w:date="2026-06-19T06:50:07Z">
        <w:r w:rsidDel="00000000" w:rsidR="00000000" w:rsidRPr="00000000">
          <w:rPr>
            <w:rtl w:val="0"/>
            <w:rPrChange w:author="Info Vivencia" w:id="109" w:date="2026-06-19T06:50:07Z">
              <w:rPr>
                <w:rFonts w:ascii="Calibri" w:cs="Calibri" w:eastAsia="Calibri" w:hAnsi="Calibri"/>
                <w:color w:val="000000"/>
                <w:sz w:val="22"/>
                <w:szCs w:val="22"/>
              </w:rPr>
            </w:rPrChange>
          </w:rPr>
          <w:delText xml:space="preserve">BotFather</w:delText>
        </w:r>
      </w:del>
      <w:r w:rsidDel="00000000" w:rsidR="00000000" w:rsidRPr="00000000">
        <w:rPr>
          <w:rFonts w:ascii="Calibri" w:cs="Calibri" w:eastAsia="Calibri" w:hAnsi="Calibri"/>
          <w:color w:val="000000"/>
          <w:sz w:val="22"/>
          <w:szCs w:val="22"/>
          <w:rtl w:val="0"/>
        </w:rPr>
        <w:t xml:space="preserve"> whose only job is to make other bots. You open a chat with BotFather, ask it to create a new bot, give your bot a name, and in return it hands you a bot token. That token is the whole connection. Paste it into the Telegram node in n8n, Make, or Zapier, and your workflow can now send and receive as that bot.</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color w:val="000000"/>
          <w:sz w:val="22"/>
          <w:szCs w:val="22"/>
          <w:rtl w:val="0"/>
        </w:rPr>
        <w:t xml:space="preserve">This bot token is worth pausing on, because it is the clearest, most concrete example of everything Section 2.2 described. The API key that </w:t>
      </w:r>
      <w:ins w:author="Info Vivencia" w:id="110" w:date="2026-06-19T06:52:52Z">
        <w:r w:rsidDel="00000000" w:rsidR="00000000" w:rsidRPr="00000000">
          <w:rPr>
            <w:rtl w:val="0"/>
            <w:rPrChange w:author="Info Vivencia" w:id="111" w:date="2026-06-19T06:52:52Z">
              <w:rPr>
                <w:rFonts w:ascii="Calibri" w:cs="Calibri" w:eastAsia="Calibri" w:hAnsi="Calibri"/>
                <w:color w:val="000000"/>
                <w:sz w:val="22"/>
                <w:szCs w:val="22"/>
              </w:rPr>
            </w:rPrChange>
          </w:rPr>
          <w:t xml:space="preserve">felt abstract back on Day 8, hidden inside a one-click account connection,</w:t>
        </w:r>
      </w:ins>
      <w:del w:author="Info Vivencia" w:id="110" w:date="2026-06-19T06:52:52Z">
        <w:r w:rsidDel="00000000" w:rsidR="00000000" w:rsidRPr="00000000">
          <w:rPr>
            <w:rtl w:val="0"/>
            <w:rPrChange w:author="Info Vivencia" w:id="111" w:date="2026-06-19T06:52:52Z">
              <w:rPr>
                <w:rFonts w:ascii="Calibri" w:cs="Calibri" w:eastAsia="Calibri" w:hAnsi="Calibri"/>
                <w:color w:val="000000"/>
                <w:sz w:val="22"/>
                <w:szCs w:val="22"/>
              </w:rPr>
            </w:rPrChange>
          </w:rPr>
          <w:delText xml:space="preserve">was an abstract idea when it was hidden inside Day 8's account connections is,</w:delText>
        </w:r>
      </w:del>
      <w:r w:rsidDel="00000000" w:rsidR="00000000" w:rsidRPr="00000000">
        <w:rPr>
          <w:rFonts w:ascii="Calibri" w:cs="Calibri" w:eastAsia="Calibri" w:hAnsi="Calibri"/>
          <w:color w:val="000000"/>
          <w:sz w:val="22"/>
          <w:szCs w:val="22"/>
          <w:rtl w:val="0"/>
        </w:rPr>
        <w:t xml:space="preserve"> </w:t>
      </w:r>
      <w:ins w:author="Info Vivencia" w:id="112" w:date="2026-06-19T06:53:10Z">
        <w:r w:rsidDel="00000000" w:rsidR="00000000" w:rsidRPr="00000000">
          <w:rPr>
            <w:rFonts w:ascii="Calibri" w:cs="Calibri" w:eastAsia="Calibri" w:hAnsi="Calibri"/>
            <w:color w:val="000000"/>
            <w:sz w:val="22"/>
            <w:szCs w:val="22"/>
            <w:rtl w:val="0"/>
          </w:rPr>
          <w:t xml:space="preserve">is </w:t>
        </w:r>
      </w:ins>
      <w:r w:rsidDel="00000000" w:rsidR="00000000" w:rsidRPr="00000000">
        <w:rPr>
          <w:rFonts w:ascii="Calibri" w:cs="Calibri" w:eastAsia="Calibri" w:hAnsi="Calibri"/>
          <w:color w:val="000000"/>
          <w:sz w:val="22"/>
          <w:szCs w:val="22"/>
          <w:rtl w:val="0"/>
        </w:rPr>
        <w:t xml:space="preserve">on Telegram, a visible string of characters handed to you directly. It identifies your bot to Telegram's API and authorises every message it sends. And the same rule of care applies, made vivid by how exposed </w:t>
      </w:r>
      <w:ins w:author="Info Vivencia" w:id="113" w:date="2026-06-19T06:53:35Z">
        <w:r w:rsidDel="00000000" w:rsidR="00000000" w:rsidRPr="00000000">
          <w:rPr>
            <w:rtl w:val="0"/>
            <w:rPrChange w:author="Info Vivencia" w:id="114" w:date="2026-06-19T06:53:35Z">
              <w:rPr>
                <w:rFonts w:ascii="Calibri" w:cs="Calibri" w:eastAsia="Calibri" w:hAnsi="Calibri"/>
                <w:color w:val="000000"/>
                <w:sz w:val="22"/>
                <w:szCs w:val="22"/>
              </w:rPr>
            </w:rPrChange>
          </w:rPr>
          <w:t xml:space="preserve">the token is</w:t>
        </w:r>
      </w:ins>
      <w:del w:author="Info Vivencia" w:id="113" w:date="2026-06-19T06:53:35Z">
        <w:r w:rsidDel="00000000" w:rsidR="00000000" w:rsidRPr="00000000">
          <w:rPr>
            <w:rtl w:val="0"/>
            <w:rPrChange w:author="Info Vivencia" w:id="114" w:date="2026-06-19T06:53:35Z">
              <w:rPr>
                <w:rFonts w:ascii="Calibri" w:cs="Calibri" w:eastAsia="Calibri" w:hAnsi="Calibri"/>
                <w:color w:val="000000"/>
                <w:sz w:val="22"/>
                <w:szCs w:val="22"/>
              </w:rPr>
            </w:rPrChange>
          </w:rPr>
          <w:delText xml:space="preserve">it is</w:delText>
        </w:r>
      </w:del>
      <w:r w:rsidDel="00000000" w:rsidR="00000000" w:rsidRPr="00000000">
        <w:rPr>
          <w:rFonts w:ascii="Calibri" w:cs="Calibri" w:eastAsia="Calibri" w:hAnsi="Calibri"/>
          <w:color w:val="000000"/>
          <w:sz w:val="22"/>
          <w:szCs w:val="22"/>
          <w:rtl w:val="0"/>
        </w:rPr>
        <w:t xml:space="preserve">: anyone who has </w:t>
      </w:r>
      <w:ins w:author="Info Vivencia" w:id="115" w:date="2026-06-19T06:53:40Z">
        <w:r w:rsidDel="00000000" w:rsidR="00000000" w:rsidRPr="00000000">
          <w:rPr>
            <w:rtl w:val="0"/>
            <w:rPrChange w:author="Info Vivencia" w:id="116" w:date="2026-06-19T06:53:40Z">
              <w:rPr>
                <w:rFonts w:ascii="Calibri" w:cs="Calibri" w:eastAsia="Calibri" w:hAnsi="Calibri"/>
                <w:color w:val="000000"/>
                <w:sz w:val="22"/>
                <w:szCs w:val="22"/>
              </w:rPr>
            </w:rPrChange>
          </w:rPr>
          <w:t xml:space="preserve">it</w:t>
        </w:r>
      </w:ins>
      <w:del w:author="Info Vivencia" w:id="115" w:date="2026-06-19T06:53:40Z">
        <w:r w:rsidDel="00000000" w:rsidR="00000000" w:rsidRPr="00000000">
          <w:rPr>
            <w:rtl w:val="0"/>
            <w:rPrChange w:author="Info Vivencia" w:id="116" w:date="2026-06-19T06:53:40Z">
              <w:rPr>
                <w:rFonts w:ascii="Calibri" w:cs="Calibri" w:eastAsia="Calibri" w:hAnsi="Calibri"/>
                <w:color w:val="000000"/>
                <w:sz w:val="22"/>
                <w:szCs w:val="22"/>
              </w:rPr>
            </w:rPrChange>
          </w:rPr>
          <w:delText xml:space="preserve">your bot token</w:delText>
        </w:r>
      </w:del>
      <w:r w:rsidDel="00000000" w:rsidR="00000000" w:rsidRPr="00000000">
        <w:rPr>
          <w:rFonts w:ascii="Calibri" w:cs="Calibri" w:eastAsia="Calibri" w:hAnsi="Calibri"/>
          <w:color w:val="000000"/>
          <w:sz w:val="22"/>
          <w:szCs w:val="22"/>
          <w:rtl w:val="0"/>
        </w:rPr>
        <w:t xml:space="preserve"> controls your bot completely. They can send messages as </w:t>
      </w:r>
      <w:ins w:author="Info Vivencia" w:id="117" w:date="2026-06-19T06:53:56Z">
        <w:r w:rsidDel="00000000" w:rsidR="00000000" w:rsidRPr="00000000">
          <w:rPr>
            <w:rtl w:val="0"/>
            <w:rPrChange w:author="Info Vivencia" w:id="118" w:date="2026-06-19T06:53:56Z">
              <w:rPr>
                <w:rFonts w:ascii="Calibri" w:cs="Calibri" w:eastAsia="Calibri" w:hAnsi="Calibri"/>
                <w:color w:val="000000"/>
                <w:sz w:val="22"/>
                <w:szCs w:val="22"/>
              </w:rPr>
            </w:rPrChange>
          </w:rPr>
          <w:t xml:space="preserve">the bot</w:t>
        </w:r>
      </w:ins>
      <w:del w:author="Info Vivencia" w:id="117" w:date="2026-06-19T06:53:56Z">
        <w:r w:rsidDel="00000000" w:rsidR="00000000" w:rsidRPr="00000000">
          <w:rPr>
            <w:rtl w:val="0"/>
            <w:rPrChange w:author="Info Vivencia" w:id="118" w:date="2026-06-19T06:53:56Z">
              <w:rPr>
                <w:rFonts w:ascii="Calibri" w:cs="Calibri" w:eastAsia="Calibri" w:hAnsi="Calibri"/>
                <w:color w:val="000000"/>
                <w:sz w:val="22"/>
                <w:szCs w:val="22"/>
              </w:rPr>
            </w:rPrChange>
          </w:rPr>
          <w:delText xml:space="preserve">it</w:delText>
        </w:r>
      </w:del>
      <w:r w:rsidDel="00000000" w:rsidR="00000000" w:rsidRPr="00000000">
        <w:rPr>
          <w:rFonts w:ascii="Calibri" w:cs="Calibri" w:eastAsia="Calibri" w:hAnsi="Calibri"/>
          <w:color w:val="000000"/>
          <w:sz w:val="22"/>
          <w:szCs w:val="22"/>
          <w:rtl w:val="0"/>
        </w:rPr>
        <w:t xml:space="preserve"> and read what it receives. </w:t>
      </w:r>
      <w:ins w:author="Info Vivencia" w:id="119" w:date="2026-06-19T06:54:11Z">
        <w:r w:rsidDel="00000000" w:rsidR="00000000" w:rsidRPr="00000000">
          <w:rPr>
            <w:rtl w:val="0"/>
            <w:rPrChange w:author="Info Vivencia" w:id="120" w:date="2026-06-19T06:54:11Z">
              <w:rPr>
                <w:rFonts w:ascii="Calibri" w:cs="Calibri" w:eastAsia="Calibri" w:hAnsi="Calibri"/>
                <w:color w:val="000000"/>
                <w:sz w:val="22"/>
                <w:szCs w:val="22"/>
              </w:rPr>
            </w:rPrChange>
          </w:rPr>
          <w:t xml:space="preserve">The token must be kept private</w:t>
        </w:r>
      </w:ins>
      <w:del w:author="Info Vivencia" w:id="119" w:date="2026-06-19T06:54:11Z">
        <w:r w:rsidDel="00000000" w:rsidR="00000000" w:rsidRPr="00000000">
          <w:rPr>
            <w:rtl w:val="0"/>
            <w:rPrChange w:author="Info Vivencia" w:id="120" w:date="2026-06-19T06:54:11Z">
              <w:rPr>
                <w:rFonts w:ascii="Calibri" w:cs="Calibri" w:eastAsia="Calibri" w:hAnsi="Calibri"/>
                <w:color w:val="000000"/>
                <w:sz w:val="22"/>
                <w:szCs w:val="22"/>
              </w:rPr>
            </w:rPrChange>
          </w:rPr>
          <w:delText xml:space="preserve">Keep the token private</w:delText>
        </w:r>
      </w:del>
      <w:r w:rsidDel="00000000" w:rsidR="00000000" w:rsidRPr="00000000">
        <w:rPr>
          <w:rFonts w:ascii="Calibri" w:cs="Calibri" w:eastAsia="Calibri" w:hAnsi="Calibri"/>
          <w:color w:val="000000"/>
          <w:sz w:val="22"/>
          <w:szCs w:val="22"/>
          <w:rtl w:val="0"/>
        </w:rPr>
        <w:t xml:space="preserve">, never commit it to a shared place, and </w:t>
      </w:r>
      <w:ins w:author="Info Vivencia" w:id="121" w:date="2026-06-19T06:54:43Z">
        <w:r w:rsidDel="00000000" w:rsidR="00000000" w:rsidRPr="00000000">
          <w:rPr>
            <w:rtl w:val="0"/>
            <w:rPrChange w:author="Info Vivencia" w:id="122" w:date="2026-06-19T06:54:43Z">
              <w:rPr>
                <w:rFonts w:ascii="Calibri" w:cs="Calibri" w:eastAsia="Calibri" w:hAnsi="Calibri"/>
                <w:color w:val="000000"/>
                <w:sz w:val="22"/>
                <w:szCs w:val="22"/>
              </w:rPr>
            </w:rPrChange>
          </w:rPr>
          <w:t xml:space="preserve">if ever exposed, it’s of no use, you must regenerate it through BotFather</w:t>
        </w:r>
      </w:ins>
      <w:del w:author="Info Vivencia" w:id="121" w:date="2026-06-19T06:54:43Z">
        <w:r w:rsidDel="00000000" w:rsidR="00000000" w:rsidRPr="00000000">
          <w:rPr>
            <w:rtl w:val="0"/>
            <w:rPrChange w:author="Info Vivencia" w:id="122" w:date="2026-06-19T06:54:43Z">
              <w:rPr>
                <w:rFonts w:ascii="Calibri" w:cs="Calibri" w:eastAsia="Calibri" w:hAnsi="Calibri"/>
                <w:color w:val="000000"/>
                <w:sz w:val="22"/>
                <w:szCs w:val="22"/>
              </w:rPr>
            </w:rPrChange>
          </w:rPr>
          <w:delText xml:space="preserve">regenerate it through BotFather if it is ever exposed</w:delText>
        </w:r>
      </w:del>
      <w:r w:rsidDel="00000000" w:rsidR="00000000" w:rsidRPr="00000000">
        <w:rPr>
          <w:rFonts w:ascii="Calibri" w:cs="Calibri" w:eastAsia="Calibri" w:hAnsi="Calibri"/>
          <w:color w:val="000000"/>
          <w:sz w:val="22"/>
          <w:szCs w:val="22"/>
          <w:rtl w:val="0"/>
        </w:rPr>
        <w:t xml:space="preserve">. Seeing the token in your own hands is the moment the API-key concept becomes real.</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Calibri" w:cs="Calibri" w:eastAsia="Calibri" w:hAnsi="Calibri"/>
          <w:b w:val="1"/>
          <w:bCs w:val="1"/>
          <w:color w:val="000000"/>
          <w:sz w:val="24"/>
          <w:szCs w:val="24"/>
          <w:rtl w:val="0"/>
        </w:rPr>
        <w:t xml:space="preserve">4.3  The receive-and-respond loop: a working assistant</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color w:val="000000"/>
          <w:sz w:val="22"/>
          <w:szCs w:val="22"/>
          <w:rtl w:val="0"/>
        </w:rPr>
        <w:t xml:space="preserve">With the token connected, the build is the same receive-and-respond loop once more, now with nothing standing in its way. Consider a residents' welfare association whose committee secretary spends a good part of every week answering the same few questions from members.</w:t>
      </w:r>
      <w:r w:rsidDel="00000000" w:rsidR="00000000" w:rsidRPr="00000000">
        <w:rPr>
          <w:rtl w:val="0"/>
        </w:rPr>
      </w:r>
    </w:p>
    <w:p w:rsidR="00000000" w:rsidDel="00000000" w:rsidP="00000000" w:rsidRDefault="00000000" w:rsidRPr="00000000" w14:paraId="00000036">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Trigger (incoming): a committee member messages the association's Telegram bot — for example, “When is the next meeting?” Action 1 (read and match): the workflow checks the message for keywords such as meeting, dues, or complaint. Action 2 (reply): for meeting, the bot replies with the date, time, and venue read from a shared Google Sheet; for dues, it replies with the member's pending amount; for anything it does not recognise, it replies with a short list of the things it can help with. Result: a working assistant that answers the association's most common questions day and night, built with a free token and no approval process.</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color w:val="000000"/>
          <w:sz w:val="22"/>
          <w:szCs w:val="22"/>
          <w:rtl w:val="0"/>
        </w:rPr>
        <w:t xml:space="preserve">This is the entire two-way pattern, running on the most forgiving channel available: a message comes in, simple logic decides what it is about, and a reply goes back out. The secretary's repetitive hours disappear, and the members get instant answers. When you later build the same loop on WhatsApp, you will recognise its shape exactly — the only additions are the rules that Telegram lets you skip.</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Fonts w:ascii="Calibri" w:cs="Calibri" w:eastAsia="Calibri" w:hAnsi="Calibri"/>
          <w:b w:val="1"/>
          <w:bCs w:val="1"/>
          <w:color w:val="000000"/>
          <w:sz w:val="30"/>
          <w:szCs w:val="30"/>
          <w:rtl w:val="0"/>
        </w:rPr>
        <w:t xml:space="preserve">5.  Email Automation: Beyond the One-Way Send  (18 min)</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Calibri" w:cs="Calibri" w:eastAsia="Calibri" w:hAnsi="Calibri"/>
          <w:b w:val="1"/>
          <w:bCs w:val="1"/>
          <w:color w:val="000000"/>
          <w:sz w:val="24"/>
          <w:szCs w:val="24"/>
          <w:rtl w:val="0"/>
        </w:rPr>
        <w:t xml:space="preserve">5.1  Email as a two-way automated channel</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color w:val="000000"/>
          <w:sz w:val="22"/>
          <w:szCs w:val="22"/>
          <w:rtl w:val="0"/>
        </w:rPr>
        <w:t xml:space="preserve">You have already used email as an outgoing channel. On Day 6 and Day 8, Gmail appeared as an action node that sent a confirmation or an alert — a one-way send, the same shape as the early WhatsApp confirmations. Email, though, also receives, and an incoming email can serve as a trigger in exactly the way an incoming message does on WhatsApp or Telegram. That single fact turns email from an outbox into a two-way channel: a workflow can watch an inbox, react to what arrives, and reply.</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color w:val="000000"/>
          <w:sz w:val="22"/>
          <w:szCs w:val="22"/>
          <w:rtl w:val="0"/>
        </w:rPr>
        <w:t xml:space="preserve">Email occupies a different place from the two messaging channels, and it is worth being clear about where it fits. It is the right channel for communication </w:t>
      </w:r>
      <w:ins w:author="Info Vivencia" w:id="123" w:date="2026-06-19T07:05:23Z">
        <w:r w:rsidDel="00000000" w:rsidR="00000000" w:rsidRPr="00000000">
          <w:rPr>
            <w:rtl w:val="0"/>
            <w:rPrChange w:author="Info Vivencia" w:id="124" w:date="2026-06-19T07:05:23Z">
              <w:rPr>
                <w:rFonts w:ascii="Calibri" w:cs="Calibri" w:eastAsia="Calibri" w:hAnsi="Calibri"/>
                <w:color w:val="000000"/>
                <w:sz w:val="22"/>
                <w:szCs w:val="22"/>
              </w:rPr>
            </w:rPrChange>
          </w:rPr>
          <w:t xml:space="preserve">that’s</w:t>
        </w:r>
      </w:ins>
      <w:del w:author="Info Vivencia" w:id="123" w:date="2026-06-19T07:05:23Z">
        <w:r w:rsidDel="00000000" w:rsidR="00000000" w:rsidRPr="00000000">
          <w:rPr>
            <w:rtl w:val="0"/>
            <w:rPrChange w:author="Info Vivencia" w:id="124" w:date="2026-06-19T07:05:23Z">
              <w:rPr>
                <w:rFonts w:ascii="Calibri" w:cs="Calibri" w:eastAsia="Calibri" w:hAnsi="Calibri"/>
                <w:color w:val="000000"/>
                <w:sz w:val="22"/>
                <w:szCs w:val="22"/>
              </w:rPr>
            </w:rPrChange>
          </w:rPr>
          <w:delText xml:space="preserve">that is</w:delText>
        </w:r>
      </w:del>
      <w:r w:rsidDel="00000000" w:rsidR="00000000" w:rsidRPr="00000000">
        <w:rPr>
          <w:rFonts w:ascii="Calibri" w:cs="Calibri" w:eastAsia="Calibri" w:hAnsi="Calibri"/>
          <w:color w:val="000000"/>
          <w:sz w:val="22"/>
          <w:szCs w:val="22"/>
          <w:rtl w:val="0"/>
        </w:rPr>
        <w:t xml:space="preserve"> longer, more formal, needs attachments, or has to serve as a record — a detailed quotation, a document a client will keep, a confirmation a customer may need to produce later. It</w:t>
      </w:r>
      <w:ins w:author="Info Vivencia" w:id="125" w:date="2026-06-19T07:05:51Z">
        <w:r w:rsidDel="00000000" w:rsidR="00000000" w:rsidRPr="00000000">
          <w:rPr>
            <w:rFonts w:ascii="Calibri" w:cs="Calibri" w:eastAsia="Calibri" w:hAnsi="Calibri"/>
            <w:color w:val="000000"/>
            <w:sz w:val="22"/>
            <w:szCs w:val="22"/>
            <w:rtl w:val="0"/>
          </w:rPr>
          <w:t xml:space="preserve"> even</w:t>
        </w:r>
      </w:ins>
      <w:r w:rsidDel="00000000" w:rsidR="00000000" w:rsidRPr="00000000">
        <w:rPr>
          <w:rFonts w:ascii="Calibri" w:cs="Calibri" w:eastAsia="Calibri" w:hAnsi="Calibri"/>
          <w:color w:val="000000"/>
          <w:sz w:val="22"/>
          <w:szCs w:val="22"/>
          <w:rtl w:val="0"/>
        </w:rPr>
        <w:t xml:space="preserve"> reaches people you have no messaging relationship with, since almost every business and professional has an email address even when you </w:t>
      </w:r>
      <w:ins w:author="Info Vivencia" w:id="126" w:date="2026-06-19T07:05:56Z">
        <w:r w:rsidDel="00000000" w:rsidR="00000000" w:rsidRPr="00000000">
          <w:rPr>
            <w:rtl w:val="0"/>
            <w:rPrChange w:author="Info Vivencia" w:id="127" w:date="2026-06-19T07:05:56Z">
              <w:rPr>
                <w:rFonts w:ascii="Calibri" w:cs="Calibri" w:eastAsia="Calibri" w:hAnsi="Calibri"/>
                <w:color w:val="000000"/>
                <w:sz w:val="22"/>
                <w:szCs w:val="22"/>
              </w:rPr>
            </w:rPrChange>
          </w:rPr>
          <w:t xml:space="preserve">don’t</w:t>
        </w:r>
      </w:ins>
      <w:del w:author="Info Vivencia" w:id="126" w:date="2026-06-19T07:05:56Z">
        <w:r w:rsidDel="00000000" w:rsidR="00000000" w:rsidRPr="00000000">
          <w:rPr>
            <w:rtl w:val="0"/>
            <w:rPrChange w:author="Info Vivencia" w:id="127" w:date="2026-06-19T07:05:56Z">
              <w:rPr>
                <w:rFonts w:ascii="Calibri" w:cs="Calibri" w:eastAsia="Calibri" w:hAnsi="Calibri"/>
                <w:color w:val="000000"/>
                <w:sz w:val="22"/>
                <w:szCs w:val="22"/>
              </w:rPr>
            </w:rPrChange>
          </w:rPr>
          <w:delText xml:space="preserve">do not</w:delText>
        </w:r>
      </w:del>
      <w:r w:rsidDel="00000000" w:rsidR="00000000" w:rsidRPr="00000000">
        <w:rPr>
          <w:rFonts w:ascii="Calibri" w:cs="Calibri" w:eastAsia="Calibri" w:hAnsi="Calibri"/>
          <w:color w:val="000000"/>
          <w:sz w:val="22"/>
          <w:szCs w:val="22"/>
          <w:rtl w:val="0"/>
        </w:rPr>
        <w:t xml:space="preserve"> have their WhatsApp number. Where WhatsApp and Telegram suit quick, conversational exchanges, email suits the considered and the documented.</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Calibri" w:cs="Calibri" w:eastAsia="Calibri" w:hAnsi="Calibri"/>
          <w:b w:val="1"/>
          <w:bCs w:val="1"/>
          <w:color w:val="000000"/>
          <w:sz w:val="24"/>
          <w:szCs w:val="24"/>
          <w:rtl w:val="0"/>
        </w:rPr>
        <w:t xml:space="preserve">5.2  Triggers, parsing, and the automatic reply</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color w:val="000000"/>
          <w:sz w:val="22"/>
          <w:szCs w:val="22"/>
          <w:rtl w:val="0"/>
        </w:rPr>
        <w:t xml:space="preserve">An email automation begins with an incoming-email trigger: the workflow fires when a new email arrives, often narrowed to a particular address or to messages carrying a certain label or subject. Once an email arrives, the workflow usually needs to parse it — to pull the useful pieces out of the message, such as the sender's name, the subject, and the contents of the body — so that later steps have something specific to work with rather than a single undivided block of text. With those pieces in hand, the workflow can reply, route the email to the right person, log it, or any combination of these.</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color w:val="000000"/>
          <w:sz w:val="22"/>
          <w:szCs w:val="22"/>
          <w:rtl w:val="0"/>
        </w:rPr>
        <w:t xml:space="preserve">Here is a complete example for a small boutique whose single enquiry inbox receives a daily mix of routine questions and genuine business leads, with the important ones often buried under the ordinary ones.</w:t>
      </w:r>
      <w:r w:rsidDel="00000000" w:rsidR="00000000" w:rsidRPr="00000000">
        <w:rPr>
          <w:rtl w:val="0"/>
        </w:rPr>
      </w:r>
    </w:p>
    <w:p w:rsidR="00000000" w:rsidDel="00000000" w:rsidP="00000000" w:rsidRDefault="00000000" w:rsidRPr="00000000" w14:paraId="0000003F">
      <w:pPr>
        <w:spacing w:after="160" w:line="276" w:lineRule="auto"/>
        <w:ind w:left="720" w:right="720" w:firstLine="0"/>
        <w:rPr/>
      </w:pPr>
      <w:r w:rsidDel="00000000" w:rsidR="00000000" w:rsidRPr="00000000">
        <w:rPr>
          <w:rFonts w:ascii="Calibri" w:cs="Calibri" w:eastAsia="Calibri" w:hAnsi="Calibri"/>
          <w:i w:val="1"/>
          <w:iCs w:val="1"/>
          <w:color w:val="000000"/>
          <w:sz w:val="22"/>
          <w:szCs w:val="22"/>
          <w:rtl w:val="0"/>
        </w:rPr>
        <w:t xml:space="preserve">Trigger (incoming): a new email arrives at the boutique's enquiry address. Action 1 (parse and classify): the workflow reads the sender's name and subject, then passes the message body to an AI node with a prompt asking it to classify the email as an order question, a wholesale enquiry, or general feedback. Action 2 (route and reply): order questions receive an instant, correctly addressed acknowledgement and are logged to a tracking sheet; wholesale enquiries are forwarded to the owner's personal address with a flag marking them as a lead; feedback is filed for later reading. Result: every email is acknowledged within seconds and reaches the right place, so a genuine wholesale lead is never lost under a pile of routine questions.</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color w:val="000000"/>
          <w:sz w:val="22"/>
          <w:szCs w:val="22"/>
          <w:rtl w:val="0"/>
        </w:rPr>
        <w:t xml:space="preserve">The AI node here is the same </w:t>
      </w:r>
      <w:ins w:author="Info Vivencia" w:id="128" w:date="2026-06-19T07:07:12Z">
        <w:r w:rsidDel="00000000" w:rsidR="00000000" w:rsidRPr="00000000">
          <w:rPr>
            <w:rtl w:val="0"/>
            <w:rPrChange w:author="Info Vivencia" w:id="129" w:date="2026-06-19T07:07:12Z">
              <w:rPr>
                <w:rFonts w:ascii="Calibri" w:cs="Calibri" w:eastAsia="Calibri" w:hAnsi="Calibri"/>
                <w:color w:val="000000"/>
                <w:sz w:val="22"/>
                <w:szCs w:val="22"/>
              </w:rPr>
            </w:rPrChange>
          </w:rPr>
          <w:t xml:space="preserve">as the one on</w:t>
        </w:r>
      </w:ins>
      <w:del w:author="Info Vivencia" w:id="128" w:date="2026-06-19T07:07:12Z">
        <w:r w:rsidDel="00000000" w:rsidR="00000000" w:rsidRPr="00000000">
          <w:rPr>
            <w:rtl w:val="0"/>
            <w:rPrChange w:author="Info Vivencia" w:id="129" w:date="2026-06-19T07:07:12Z">
              <w:rPr>
                <w:rFonts w:ascii="Calibri" w:cs="Calibri" w:eastAsia="Calibri" w:hAnsi="Calibri"/>
                <w:color w:val="000000"/>
                <w:sz w:val="22"/>
                <w:szCs w:val="22"/>
              </w:rPr>
            </w:rPrChange>
          </w:rPr>
          <w:delText xml:space="preserve">one you met on</w:delText>
        </w:r>
      </w:del>
      <w:r w:rsidDel="00000000" w:rsidR="00000000" w:rsidRPr="00000000">
        <w:rPr>
          <w:rFonts w:ascii="Calibri" w:cs="Calibri" w:eastAsia="Calibri" w:hAnsi="Calibri"/>
          <w:color w:val="000000"/>
          <w:sz w:val="22"/>
          <w:szCs w:val="22"/>
          <w:rtl w:val="0"/>
        </w:rPr>
        <w:t xml:space="preserve"> Day 8, now reading email instead of a form field, and it is what lets the workflow make a judgement </w:t>
      </w:r>
      <w:ins w:author="Info Vivencia" w:id="130" w:date="2026-06-19T07:07:25Z">
        <w:r w:rsidDel="00000000" w:rsidR="00000000" w:rsidRPr="00000000">
          <w:rPr>
            <w:rFonts w:ascii="Calibri" w:cs="Calibri" w:eastAsia="Calibri" w:hAnsi="Calibri"/>
            <w:color w:val="000000"/>
            <w:sz w:val="22"/>
            <w:szCs w:val="22"/>
            <w:rtl w:val="0"/>
          </w:rPr>
          <w:t xml:space="preserve">that </w:t>
        </w:r>
      </w:ins>
      <w:r w:rsidDel="00000000" w:rsidR="00000000" w:rsidRPr="00000000">
        <w:rPr>
          <w:rFonts w:ascii="Calibri" w:cs="Calibri" w:eastAsia="Calibri" w:hAnsi="Calibri"/>
          <w:color w:val="000000"/>
          <w:sz w:val="22"/>
          <w:szCs w:val="22"/>
          <w:rtl w:val="0"/>
        </w:rPr>
        <w:t xml:space="preserve">a simple keyword check could not. The lesson carries from the messaging channels intact: an incoming message, a decision about what it is, and an appropriate response sent automatically — only now the channel is email, and the response can be as considered as email allows.</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Calibri" w:cs="Calibri" w:eastAsia="Calibri" w:hAnsi="Calibri"/>
          <w:b w:val="1"/>
          <w:bCs w:val="1"/>
          <w:color w:val="000000"/>
          <w:sz w:val="24"/>
          <w:szCs w:val="24"/>
          <w:rtl w:val="0"/>
        </w:rPr>
        <w:t xml:space="preserve">5.3  Deliverability, consent, and what not to automate</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color w:val="000000"/>
          <w:sz w:val="22"/>
          <w:szCs w:val="22"/>
          <w:rtl w:val="0"/>
        </w:rPr>
        <w:t xml:space="preserve">Email carries its own version of the discipline that governs WhatsApp, and the first part of it is deliverability. Email providers watch how recipients react to your messages. If enough people mark your mail as spam, the provider begins sending everything from your address straight to the spam folder — including the legitimate confirmations your real customers are waiting for. This means consent protects you as much as it protects the recipient: emailing only people who asked to hear from you is what keeps your messages arriving at all. A scraped or purchased list is not a shortcut to more reach; it is the most reliable way to lose the reach you already have.</w:t>
      </w:r>
      <w:r w:rsidDel="00000000" w:rsidR="00000000" w:rsidRPr="00000000">
        <w:rPr>
          <w:rtl w:val="0"/>
        </w:rPr>
      </w:r>
    </w:p>
    <w:p w:rsidR="00000000" w:rsidDel="00000000" w:rsidP="00000000" w:rsidRDefault="00000000" w:rsidRPr="00000000" w14:paraId="00000043">
      <w:pPr>
        <w:spacing w:after="160" w:line="276" w:lineRule="auto"/>
        <w:rPr/>
      </w:pPr>
      <w:ins w:author="Info Vivencia" w:id="131" w:date="2026-06-19T07:08:26Z">
        <w:r w:rsidDel="00000000" w:rsidR="00000000" w:rsidRPr="00000000">
          <w:rPr>
            <w:rtl w:val="0"/>
          </w:rPr>
          <w:t xml:space="preserve">However, even automated systems have its limitations. This second part is about judgement, knowing what needs to be automated. C</w:t>
        </w:r>
        <w:r w:rsidDel="00000000" w:rsidR="00000000" w:rsidRPr="00000000">
          <w:rPr>
            <w:rtl w:val="0"/>
            <w:rPrChange w:author="Info Vivencia" w:id="132" w:date="2026-06-19T07:08:26Z">
              <w:rPr/>
            </w:rPrChange>
          </w:rPr>
          <w:t xml:space="preserve">onfirming a receipt, sending a standard reply, logging an enquiry, routing a message to the right desk, are all things that are appropriate for a workflow to attend. Whereas, an automation mustn’t respond to information that needs to carry a real person’s attention and care. For example, a message of condolence, the resolution of a serious complaint, a delicate negotiation, a reply to a distressed customer, these responses should never go out from a system, rather a real person, because the recipient deserves a human’s genuine response, and in this situation, an automated system causes more harm than no response at all. The skill is not just to automate everything, it’s to know what not to.</w:t>
        </w:r>
        <w:r w:rsidDel="00000000" w:rsidR="00000000" w:rsidRPr="00000000">
          <w:rPr>
            <w:rtl w:val="0"/>
          </w:rPr>
          <w:t xml:space="preserve"> </w:t>
        </w:r>
      </w:ins>
      <w:del w:author="Info Vivencia" w:id="131" w:date="2026-06-19T07:08:26Z">
        <w:r w:rsidDel="00000000" w:rsidR="00000000" w:rsidRPr="00000000">
          <w:rPr>
            <w:rFonts w:ascii="Calibri" w:cs="Calibri" w:eastAsia="Calibri" w:hAnsi="Calibri"/>
            <w:color w:val="000000"/>
            <w:sz w:val="22"/>
            <w:szCs w:val="22"/>
            <w:rtl w:val="0"/>
          </w:rPr>
          <w:delText xml:space="preserve">The second part is judgement about what should be automated in the first place. An unattended workflow is right for the routine and the acknowledging: confirming receipt, sending a standard reply, logging an enquiry, routing a message to the right desk. It is wrong for anything that should carry a real person's attention and care. A message of condolence, the resolution of a serious complaint, a delicate negotiation, a reply to a distressed customer — these should never go out from a system running on its own, because the recipient is owed a human's genuine judgement, and an automated reply in such a moment does more harm than no reply at all. The skill is not to automate everything you can, but to automate the routine and keep the human firmly in place wherever the human is what matters.</w:delText>
        </w:r>
      </w:del>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Fonts w:ascii="Calibri" w:cs="Calibri" w:eastAsia="Calibri" w:hAnsi="Calibri"/>
          <w:b w:val="1"/>
          <w:bCs w:val="1"/>
          <w:color w:val="000000"/>
          <w:sz w:val="30"/>
          <w:szCs w:val="30"/>
          <w:rtl w:val="0"/>
        </w:rPr>
        <w:t xml:space="preserve">6.  Choosing the Right Channel and Staying Capable  (14 min)</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Fonts w:ascii="Calibri" w:cs="Calibri" w:eastAsia="Calibri" w:hAnsi="Calibri"/>
          <w:b w:val="1"/>
          <w:bCs w:val="1"/>
          <w:color w:val="000000"/>
          <w:sz w:val="24"/>
          <w:szCs w:val="24"/>
          <w:rtl w:val="0"/>
        </w:rPr>
        <w:t xml:space="preserve">6.1  Matching the channel to the job</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Calibri" w:cs="Calibri" w:eastAsia="Calibri" w:hAnsi="Calibri"/>
          <w:color w:val="000000"/>
          <w:sz w:val="22"/>
          <w:szCs w:val="22"/>
          <w:rtl w:val="0"/>
        </w:rPr>
        <w:t xml:space="preserve">You now have three communication channels and a working understanding of how each one sends and receives. The remaining skill is choosing between them, and the choice turns on two questions: where is the audience, and what does the message need to be?</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color w:val="000000"/>
          <w:sz w:val="22"/>
          <w:szCs w:val="22"/>
          <w:rtl w:val="0"/>
        </w:rPr>
        <w:t xml:space="preserve">WhatsApp is where most Indian customers already are, which makes it the strongest channel for direct customer conversation — enquiries, confirmations, reminders, support. Its strength comes paired with its rules, so </w:t>
      </w:r>
      <w:ins w:author="Info Vivencia" w:id="133" w:date="2026-06-19T07:15:28Z">
        <w:r w:rsidDel="00000000" w:rsidR="00000000" w:rsidRPr="00000000">
          <w:rPr>
            <w:rtl w:val="0"/>
            <w:rPrChange w:author="Info Vivencia" w:id="134" w:date="2026-06-19T07:15:28Z">
              <w:rPr>
                <w:rFonts w:ascii="Calibri" w:cs="Calibri" w:eastAsia="Calibri" w:hAnsi="Calibri"/>
                <w:color w:val="000000"/>
                <w:sz w:val="22"/>
                <w:szCs w:val="22"/>
              </w:rPr>
            </w:rPrChange>
          </w:rPr>
          <w:t xml:space="preserve">it’s</w:t>
        </w:r>
      </w:ins>
      <w:del w:author="Info Vivencia" w:id="133" w:date="2026-06-19T07:15:28Z">
        <w:r w:rsidDel="00000000" w:rsidR="00000000" w:rsidRPr="00000000">
          <w:rPr>
            <w:rtl w:val="0"/>
            <w:rPrChange w:author="Info Vivencia" w:id="134" w:date="2026-06-19T07:15:28Z">
              <w:rPr>
                <w:rFonts w:ascii="Calibri" w:cs="Calibri" w:eastAsia="Calibri" w:hAnsi="Calibri"/>
                <w:color w:val="000000"/>
                <w:sz w:val="22"/>
                <w:szCs w:val="22"/>
              </w:rPr>
            </w:rPrChange>
          </w:rPr>
          <w:delText xml:space="preserve">it is</w:delText>
        </w:r>
      </w:del>
      <w:r w:rsidDel="00000000" w:rsidR="00000000" w:rsidRPr="00000000">
        <w:rPr>
          <w:rFonts w:ascii="Calibri" w:cs="Calibri" w:eastAsia="Calibri" w:hAnsi="Calibri"/>
          <w:color w:val="000000"/>
          <w:sz w:val="22"/>
          <w:szCs w:val="22"/>
          <w:rtl w:val="0"/>
        </w:rPr>
        <w:t xml:space="preserve"> the right choice when you have customers' consent and your messages fit what the platform allows. Telegram is free and open and the simplest to build on, but fewer customers use it, so it fits communities, internal team tools, volunteer coordination, and alert systems better than it fits reaching the general public. Email is the channel for the formal, the longer, and the documented, and for reaching people whose WhatsApp number you do not have. Choosing well means starting from the audience and the message rather than from the tool: put the message where the people who need it already are, in the form the message deserves.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Calibri" w:cs="Calibri" w:eastAsia="Calibri" w:hAnsi="Calibri"/>
          <w:b w:val="1"/>
          <w:bCs w:val="1"/>
          <w:color w:val="000000"/>
          <w:sz w:val="24"/>
          <w:szCs w:val="24"/>
          <w:rtl w:val="0"/>
        </w:rPr>
        <w:t xml:space="preserve">6.2  Finding your way when the channel or tool is new</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color w:val="000000"/>
          <w:sz w:val="22"/>
          <w:szCs w:val="22"/>
          <w:rtl w:val="0"/>
        </w:rPr>
        <w:t xml:space="preserve">The specific tools named in this session will not stay fixed. Twilio may be replaced by another provider, a particular Telegram or email node may be renamed or rebuilt, and new channels will appear that no one is using today. This is the same truth that has run through the whole program, and the same answer applies: what lasts is not the tool but the shape underneath it. Every communication channel, whatever its name, needs a way for messages to come in and a way to send replies out — a webhook to listen and an API call to answer, reached with a key. Once you have seen that shape on three channels, you have seen it everywhere.</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color w:val="000000"/>
          <w:sz w:val="22"/>
          <w:szCs w:val="22"/>
          <w:rtl w:val="0"/>
        </w:rPr>
        <w:t xml:space="preserve">So when you meet a channel or a provider you have never used, the useful questions are the ones worth carrying out of this whole module. How would you find a capable tool for this channel when the ones you know are gone? How would you work out</w:t>
      </w:r>
      <w:ins w:author="Info Vivencia" w:id="135" w:date="2026-06-19T07:18:15Z">
        <w:r w:rsidDel="00000000" w:rsidR="00000000" w:rsidRPr="00000000">
          <w:rPr>
            <w:rtl w:val="0"/>
            <w:rPrChange w:author="Info Vivencia" w:id="136" w:date="2026-06-19T07:18:15Z">
              <w:rPr>
                <w:rFonts w:ascii="Calibri" w:cs="Calibri" w:eastAsia="Calibri" w:hAnsi="Calibri"/>
                <w:color w:val="000000"/>
                <w:sz w:val="22"/>
                <w:szCs w:val="22"/>
              </w:rPr>
            </w:rPrChange>
          </w:rPr>
          <w:t xml:space="preserve"> —</w:t>
        </w:r>
      </w:ins>
      <w:del w:author="Info Vivencia" w:id="135" w:date="2026-06-19T07:18:15Z">
        <w:r w:rsidDel="00000000" w:rsidR="00000000" w:rsidRPr="00000000">
          <w:rPr>
            <w:rtl w:val="0"/>
            <w:rPrChange w:author="Info Vivencia" w:id="136" w:date="2026-06-19T07:18:15Z">
              <w:rPr>
                <w:rFonts w:ascii="Calibri" w:cs="Calibri" w:eastAsia="Calibri" w:hAnsi="Calibri"/>
                <w:color w:val="000000"/>
                <w:sz w:val="22"/>
                <w:szCs w:val="22"/>
              </w:rPr>
            </w:rPrChange>
          </w:rPr>
          <w:delText xml:space="preserve">,</w:delText>
        </w:r>
      </w:del>
      <w:r w:rsidDel="00000000" w:rsidR="00000000" w:rsidRPr="00000000">
        <w:rPr>
          <w:rFonts w:ascii="Calibri" w:cs="Calibri" w:eastAsia="Calibri" w:hAnsi="Calibri"/>
          <w:color w:val="000000"/>
          <w:sz w:val="22"/>
          <w:szCs w:val="22"/>
          <w:rtl w:val="0"/>
        </w:rPr>
        <w:t xml:space="preserve"> by testing it yourself</w:t>
      </w:r>
      <w:ins w:author="Info Vivencia" w:id="137" w:date="2026-06-19T07:18:12Z">
        <w:r w:rsidDel="00000000" w:rsidR="00000000" w:rsidRPr="00000000">
          <w:rPr>
            <w:rFonts w:ascii="Calibri" w:cs="Calibri" w:eastAsia="Calibri" w:hAnsi="Calibri"/>
            <w:color w:val="000000"/>
            <w:sz w:val="22"/>
            <w:szCs w:val="22"/>
            <w:rtl w:val="0"/>
          </w:rPr>
          <w:t xml:space="preserve"> </w:t>
        </w:r>
        <w:r w:rsidDel="00000000" w:rsidR="00000000" w:rsidRPr="00000000">
          <w:rPr>
            <w:rtl w:val="0"/>
            <w:rPrChange w:author="Info Vivencia" w:id="138" w:date="2026-06-19T07:18:12Z">
              <w:rPr>
                <w:rFonts w:ascii="Calibri" w:cs="Calibri" w:eastAsia="Calibri" w:hAnsi="Calibri"/>
                <w:color w:val="000000"/>
                <w:sz w:val="22"/>
                <w:szCs w:val="22"/>
              </w:rPr>
            </w:rPrChange>
          </w:rPr>
          <w:t xml:space="preserve">—</w:t>
        </w:r>
      </w:ins>
      <w:del w:author="Info Vivencia" w:id="137" w:date="2026-06-19T07:18:12Z">
        <w:r w:rsidDel="00000000" w:rsidR="00000000" w:rsidRPr="00000000">
          <w:rPr>
            <w:rFonts w:ascii="Calibri" w:cs="Calibri" w:eastAsia="Calibri" w:hAnsi="Calibri"/>
            <w:color w:val="000000"/>
            <w:sz w:val="22"/>
            <w:szCs w:val="22"/>
            <w:rtl w:val="0"/>
          </w:rPr>
          <w:delText xml:space="preserve">, where it receives a message and where it sends one,</w:delText>
        </w:r>
      </w:del>
      <w:r w:rsidDel="00000000" w:rsidR="00000000" w:rsidRPr="00000000">
        <w:rPr>
          <w:rFonts w:ascii="Calibri" w:cs="Calibri" w:eastAsia="Calibri" w:hAnsi="Calibri"/>
          <w:color w:val="000000"/>
          <w:sz w:val="22"/>
          <w:szCs w:val="22"/>
          <w:rtl w:val="0"/>
        </w:rPr>
        <w:t xml:space="preserve"> rather than waiting to be taught? And how would you look at the whole problem from more than the obvious angle — asking not only how to send on this channel, but which channel this particular message and</w:t>
      </w:r>
      <w:del w:author="Info Vivencia" w:id="139" w:date="2026-06-19T07:18:52Z">
        <w:r w:rsidDel="00000000" w:rsidR="00000000" w:rsidRPr="00000000">
          <w:rPr>
            <w:rFonts w:ascii="Calibri" w:cs="Calibri" w:eastAsia="Calibri" w:hAnsi="Calibri"/>
            <w:color w:val="000000"/>
            <w:sz w:val="22"/>
            <w:szCs w:val="22"/>
            <w:rtl w:val="0"/>
          </w:rPr>
          <w:delText xml:space="preserve"> this particular</w:delText>
        </w:r>
      </w:del>
      <w:r w:rsidDel="00000000" w:rsidR="00000000" w:rsidRPr="00000000">
        <w:rPr>
          <w:rFonts w:ascii="Calibri" w:cs="Calibri" w:eastAsia="Calibri" w:hAnsi="Calibri"/>
          <w:color w:val="000000"/>
          <w:sz w:val="22"/>
          <w:szCs w:val="22"/>
          <w:rtl w:val="0"/>
        </w:rPr>
        <w:t xml:space="preserve"> audience actually call for? A person who asks those three questions does not depend on any single tool, and stays capable as the tools change underneath them.</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Calibri" w:cs="Calibri" w:eastAsia="Calibri" w:hAnsi="Calibri"/>
          <w:b w:val="1"/>
          <w:bCs w:val="1"/>
          <w:color w:val="000000"/>
          <w:sz w:val="24"/>
          <w:szCs w:val="24"/>
          <w:rtl w:val="0"/>
        </w:rPr>
        <w:t xml:space="preserve">6.3  Where this leads</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Calibri" w:cs="Calibri" w:eastAsia="Calibri" w:hAnsi="Calibri"/>
          <w:color w:val="000000"/>
          <w:sz w:val="22"/>
          <w:szCs w:val="22"/>
          <w:rtl w:val="0"/>
        </w:rPr>
        <w:t xml:space="preserve">Everything you have built across Module 2 — the linear confirmations, the branching routers, the keyword-driven bots, the communication systems of today — has one thing in common. Each follows rules you set in advance. The system does exactly what you told it to do, in the order you told it, and nothing more. That is its reliability, and it is also its boundary. The next module begins where that boundary ends</w:t>
      </w:r>
      <w:ins w:author="Info Vivencia" w:id="140" w:date="2026-06-19T07:19:17Z">
        <w:r w:rsidDel="00000000" w:rsidR="00000000" w:rsidRPr="00000000">
          <w:rPr>
            <w:rtl w:val="0"/>
            <w:rPrChange w:author="Info Vivencia" w:id="141" w:date="2026-06-19T07:19:17Z">
              <w:rPr>
                <w:rFonts w:ascii="Calibri" w:cs="Calibri" w:eastAsia="Calibri" w:hAnsi="Calibri"/>
                <w:color w:val="000000"/>
                <w:sz w:val="22"/>
                <w:szCs w:val="22"/>
              </w:rPr>
            </w:rPrChange>
          </w:rPr>
          <w:t xml:space="preserve"> —</w:t>
        </w:r>
      </w:ins>
      <w:del w:author="Info Vivencia" w:id="140" w:date="2026-06-19T07:19:17Z">
        <w:r w:rsidDel="00000000" w:rsidR="00000000" w:rsidRPr="00000000">
          <w:rPr>
            <w:rFonts w:ascii="Calibri" w:cs="Calibri" w:eastAsia="Calibri" w:hAnsi="Calibri"/>
            <w:color w:val="000000"/>
            <w:sz w:val="22"/>
            <w:szCs w:val="22"/>
            <w:rtl w:val="0"/>
          </w:rPr>
          <w:delText xml:space="preserve">,</w:delText>
        </w:r>
      </w:del>
      <w:r w:rsidDel="00000000" w:rsidR="00000000" w:rsidRPr="00000000">
        <w:rPr>
          <w:rFonts w:ascii="Calibri" w:cs="Calibri" w:eastAsia="Calibri" w:hAnsi="Calibri"/>
          <w:color w:val="000000"/>
          <w:sz w:val="22"/>
          <w:szCs w:val="22"/>
          <w:rtl w:val="0"/>
        </w:rPr>
        <w:t xml:space="preserve"> with systems that do not just follow your rules but work out their own steps toward a goal you hand them. What changes when a system can decide for itself is the question Module 3 opens with.</w:t>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Fonts w:ascii="Calibri" w:cs="Calibri" w:eastAsia="Calibri" w:hAnsi="Calibri"/>
          <w:b w:val="1"/>
          <w:bCs w:val="1"/>
          <w:color w:val="000000"/>
          <w:sz w:val="30"/>
          <w:szCs w:val="30"/>
          <w:rtl w:val="0"/>
        </w:rPr>
        <w:t xml:space="preserve">7.  Practice  (10 min)</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color w:val="000000"/>
          <w:sz w:val="22"/>
          <w:szCs w:val="22"/>
          <w:rtl w:val="0"/>
        </w:rPr>
        <w:t xml:space="preserve">Complete the following tasks on your own using the LMS resources and the tools introduced today. Each task tells you what to do, which tool to use, and what a good result looks like.</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1 — Build a Telegram bot. </w:t>
      </w:r>
      <w:r w:rsidDel="00000000" w:rsidR="00000000" w:rsidRPr="00000000">
        <w:rPr>
          <w:rFonts w:ascii="Calibri" w:cs="Calibri" w:eastAsia="Calibri" w:hAnsi="Calibri"/>
          <w:b w:val="0"/>
          <w:bCs w:val="0"/>
          <w:i w:val="0"/>
          <w:iCs w:val="0"/>
          <w:color w:val="000000"/>
          <w:sz w:val="22"/>
          <w:szCs w:val="22"/>
          <w:rtl w:val="0"/>
        </w:rPr>
        <w:t xml:space="preserve">Using BotFather and one automation platform, create a Telegram bot, connect it with its token, and build a receive-and-respond loop that answers at least two different keyword-based questions and gives a sensible default reply when no keyword matches. A good result is a bot you can message and get the correct reply from for each keyword, with a clear default, and being able to explain in your own words what the bot token is and why it must be kept private.</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2 — Build a two-way WhatsApp auto-reply. </w:t>
      </w:r>
      <w:r w:rsidDel="00000000" w:rsidR="00000000" w:rsidRPr="00000000">
        <w:rPr>
          <w:rFonts w:ascii="Calibri" w:cs="Calibri" w:eastAsia="Calibri" w:hAnsi="Calibri"/>
          <w:b w:val="0"/>
          <w:bCs w:val="0"/>
          <w:i w:val="0"/>
          <w:iCs w:val="0"/>
          <w:color w:val="000000"/>
          <w:sz w:val="22"/>
          <w:szCs w:val="22"/>
          <w:rtl w:val="0"/>
        </w:rPr>
        <w:t xml:space="preserve">Using the Twilio WhatsApp sandbox, build a workflow that receives a message and replies within the service window, routing at least two enquiry types to different responses. A good result is a working reply on each path, plus a short written note naming which WhatsApp rule — opt-in, template, or the 24-hour window — applies at each step, and why your design stays inside it.</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3 — Build an incoming-email auto-reply. </w:t>
      </w:r>
      <w:r w:rsidDel="00000000" w:rsidR="00000000" w:rsidRPr="00000000">
        <w:rPr>
          <w:rFonts w:ascii="Calibri" w:cs="Calibri" w:eastAsia="Calibri" w:hAnsi="Calibri"/>
          <w:b w:val="0"/>
          <w:bCs w:val="0"/>
          <w:i w:val="0"/>
          <w:iCs w:val="0"/>
          <w:color w:val="000000"/>
          <w:sz w:val="22"/>
          <w:szCs w:val="22"/>
          <w:rtl w:val="0"/>
        </w:rPr>
        <w:t xml:space="preserve">Using Gmail inside your automation platform, build a workflow triggered by a new email that parses the sender and subject, sends an appropriate automatic acknowledgement addressed to the sender, and logs the enquiry to a Google Sheet. A good result is an acknowledgement that arrives within seconds of a test email, correctly addressed, with the enquiry recorded in the sheet.</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Calibri" w:cs="Calibri" w:eastAsia="Calibri" w:hAnsi="Calibri"/>
          <w:b w:val="1"/>
          <w:bCs w:val="1"/>
          <w:i w:val="0"/>
          <w:iCs w:val="0"/>
          <w:color w:val="000000"/>
          <w:sz w:val="22"/>
          <w:szCs w:val="22"/>
          <w:rtl w:val="0"/>
        </w:rPr>
        <w:t xml:space="preserve">Task 4 — Choose the right channel for a real business. </w:t>
      </w:r>
      <w:r w:rsidDel="00000000" w:rsidR="00000000" w:rsidRPr="00000000">
        <w:rPr>
          <w:rFonts w:ascii="Calibri" w:cs="Calibri" w:eastAsia="Calibri" w:hAnsi="Calibri"/>
          <w:b w:val="0"/>
          <w:bCs w:val="0"/>
          <w:i w:val="0"/>
          <w:iCs w:val="0"/>
          <w:color w:val="000000"/>
          <w:sz w:val="22"/>
          <w:szCs w:val="22"/>
          <w:rtl w:val="0"/>
        </w:rPr>
        <w:t xml:space="preserve">Pick a real business or organisation you know, identify one communication task it currently handles manually, and decide which of the three channels — WhatsApp, Telegram, or email — fits it best. Write a short justification naming the channel, the trigger and the reply, and the one consent or deliverability rule you would have to respect. A good result is a clear, specific choice that someone running that business would recognise as right for their customers and their message.</w:t>
      </w:r>
      <w:r w:rsidDel="00000000" w:rsidR="00000000" w:rsidRPr="00000000">
        <w:rPr>
          <w:rtl w:val="0"/>
        </w:rPr>
      </w:r>
    </w:p>
    <w:sectPr>
      <w:headerReference r:id="rId6" w:type="default"/>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pPr>
    <w:r w:rsidDel="00000000" w:rsidR="00000000" w:rsidRPr="00000000">
      <w:rPr>
        <w:rFonts w:ascii="Calibri" w:cs="Calibri" w:eastAsia="Calibri" w:hAnsi="Calibri"/>
        <w:color w:val="000000"/>
        <w:sz w:val="22"/>
        <w:szCs w:val="22"/>
        <w:rtl w:val="0"/>
      </w:rPr>
      <w:t xml:space="preserve">Internal — Trainers and Program Team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tabs>
        <w:tab w:val="right" w:leader="none" w:pos="9026"/>
      </w:tabs>
      <w:rPr/>
    </w:pPr>
    <w:r w:rsidDel="00000000" w:rsidR="00000000" w:rsidRPr="00000000">
      <w:rPr>
        <w:rFonts w:ascii="Calibri" w:cs="Calibri" w:eastAsia="Calibri" w:hAnsi="Calibri"/>
        <w:color w:val="000000"/>
        <w:sz w:val="22"/>
        <w:szCs w:val="22"/>
        <w:rtl w:val="0"/>
      </w:rPr>
      <w:t xml:space="preserve">ONROL — AI Generalist Program  |  Level 1Day 9 — WhatsApp, Email &amp; Telegram Automation + APIs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left"/>
    </w:pPr>
    <w:rPr>
      <w:rFonts w:ascii="Calibri" w:cs="Calibri" w:eastAsia="Calibri" w:hAnsi="Calibri"/>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