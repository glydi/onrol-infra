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rPr/>
      </w:pPr>
      <w:r w:rsidDel="00000000" w:rsidR="00000000" w:rsidRPr="00000000">
        <w:rPr>
          <w:rFonts w:ascii="Calibri" w:cs="Calibri" w:eastAsia="Calibri" w:hAnsi="Calibri"/>
          <w:color w:val="2e74b5"/>
          <w:sz w:val="32"/>
          <w:szCs w:val="32"/>
          <w:rtl w:val="0"/>
        </w:rPr>
        <w:t xml:space="preserve">1.  Orientation: Taking Up the Back-End</w:t>
      </w:r>
      <w:r w:rsidDel="00000000" w:rsidR="00000000" w:rsidRPr="00000000">
        <w:rPr>
          <w:rtl w:val="0"/>
        </w:rPr>
      </w:r>
    </w:p>
    <w:p w:rsidR="00000000" w:rsidDel="00000000" w:rsidP="00000000" w:rsidRDefault="00000000" w:rsidRPr="00000000" w14:paraId="00000002">
      <w:pPr>
        <w:spacing w:after="80" w:before="160" w:lineRule="auto"/>
        <w:rPr/>
      </w:pPr>
      <w:r w:rsidDel="00000000" w:rsidR="00000000" w:rsidRPr="00000000">
        <w:rPr>
          <w:rFonts w:ascii="Calibri" w:cs="Calibri" w:eastAsia="Calibri" w:hAnsi="Calibri"/>
          <w:color w:val="2e74b5"/>
          <w:sz w:val="26"/>
          <w:szCs w:val="26"/>
          <w:rtl w:val="0"/>
        </w:rPr>
        <w:t xml:space="preserve">1.1  Where this session sits in the program</w:t>
      </w:r>
      <w:r w:rsidDel="00000000" w:rsidR="00000000" w:rsidRPr="00000000">
        <w:rPr>
          <w:rtl w:val="0"/>
        </w:rPr>
      </w:r>
    </w:p>
    <w:p w:rsidR="00000000" w:rsidDel="00000000" w:rsidP="00000000" w:rsidRDefault="00000000" w:rsidRPr="00000000" w14:paraId="00000003">
      <w:pPr>
        <w:spacing w:after="160" w:line="276" w:lineRule="auto"/>
        <w:rPr/>
      </w:pPr>
      <w:r w:rsidDel="00000000" w:rsidR="00000000" w:rsidRPr="00000000">
        <w:rPr>
          <w:rFonts w:ascii="Calibri" w:cs="Calibri" w:eastAsia="Calibri" w:hAnsi="Calibri"/>
          <w:color w:val="000000"/>
          <w:sz w:val="22"/>
          <w:szCs w:val="22"/>
          <w:rtl w:val="0"/>
        </w:rPr>
        <w:t xml:space="preserve">This is the fourth day of Module 4, and it takes up something the module has been carefully setting aside. On Day 14 you built a website by describing it. On Day 15 you built a small app that did a piece of work using an AI model. On Day 16 you stepped into a proper workspace and built the front of a dashboard, learning the workflow that connects Lovable, Cursor, Claude Code, and GitHub. In every one of those days, the part of the software the user sees and touches was the part you built, and the deeper machinery behind it was kept as light as possible and named for later. Today is later.</w:t>
      </w:r>
      <w:r w:rsidDel="00000000" w:rsidR="00000000" w:rsidRPr="00000000">
        <w:rPr>
          <w:rtl w:val="0"/>
        </w:rPr>
      </w:r>
    </w:p>
    <w:p w:rsidR="00000000" w:rsidDel="00000000" w:rsidP="00000000" w:rsidRDefault="00000000" w:rsidRPr="00000000" w14:paraId="00000004">
      <w:pPr>
        <w:spacing w:after="160" w:line="276" w:lineRule="auto"/>
        <w:rPr/>
      </w:pPr>
      <w:r w:rsidDel="00000000" w:rsidR="00000000" w:rsidRPr="00000000">
        <w:rPr>
          <w:rFonts w:ascii="Calibri" w:cs="Calibri" w:eastAsia="Calibri" w:hAnsi="Calibri"/>
          <w:color w:val="000000"/>
          <w:sz w:val="22"/>
          <w:szCs w:val="22"/>
          <w:rtl w:val="0"/>
        </w:rPr>
        <w:t xml:space="preserve">Day 16 ended by drawing the full picture of an app as two halves — the front-end that faces the user, and the back-end where the work is done and the information is kept — and </w:t>
      </w:r>
      <w:ins w:author="Info Vivencia" w:id="0" w:date="2026-06-18T10:25:16Z">
        <w:r w:rsidDel="00000000" w:rsidR="00000000" w:rsidRPr="00000000">
          <w:rPr>
            <w:rtl w:val="0"/>
            <w:rPrChange w:author="Info Vivencia" w:id="1" w:date="2026-06-18T10:25:16Z">
              <w:rPr>
                <w:rFonts w:ascii="Calibri" w:cs="Calibri" w:eastAsia="Calibri" w:hAnsi="Calibri"/>
                <w:color w:val="000000"/>
                <w:sz w:val="22"/>
                <w:szCs w:val="22"/>
              </w:rPr>
            </w:rPrChange>
          </w:rPr>
          <w:t xml:space="preserve">we</w:t>
        </w:r>
      </w:ins>
      <w:del w:author="Info Vivencia" w:id="0" w:date="2026-06-18T10:25:16Z">
        <w:r w:rsidDel="00000000" w:rsidR="00000000" w:rsidRPr="00000000">
          <w:rPr>
            <w:rtl w:val="0"/>
            <w:rPrChange w:author="Info Vivencia" w:id="1" w:date="2026-06-18T10:25:16Z">
              <w:rPr>
                <w:rFonts w:ascii="Calibri" w:cs="Calibri" w:eastAsia="Calibri" w:hAnsi="Calibri"/>
                <w:color w:val="000000"/>
                <w:sz w:val="22"/>
                <w:szCs w:val="22"/>
              </w:rPr>
            </w:rPrChange>
          </w:rPr>
          <w:delText xml:space="preserve">it</w:delText>
        </w:r>
      </w:del>
      <w:r w:rsidDel="00000000" w:rsidR="00000000" w:rsidRPr="00000000">
        <w:rPr>
          <w:rFonts w:ascii="Calibri" w:cs="Calibri" w:eastAsia="Calibri" w:hAnsi="Calibri"/>
          <w:color w:val="000000"/>
          <w:sz w:val="22"/>
          <w:szCs w:val="22"/>
          <w:rtl w:val="0"/>
        </w:rPr>
        <w:t xml:space="preserve"> deliberately </w:t>
      </w:r>
      <w:ins w:author="Info Vivencia" w:id="2" w:date="2026-06-18T10:25:18Z">
        <w:r w:rsidDel="00000000" w:rsidR="00000000" w:rsidRPr="00000000">
          <w:rPr>
            <w:rtl w:val="0"/>
            <w:rPrChange w:author="Info Vivencia" w:id="3" w:date="2026-06-18T10:25:18Z">
              <w:rPr>
                <w:rFonts w:ascii="Calibri" w:cs="Calibri" w:eastAsia="Calibri" w:hAnsi="Calibri"/>
                <w:color w:val="000000"/>
                <w:sz w:val="22"/>
                <w:szCs w:val="22"/>
              </w:rPr>
            </w:rPrChange>
          </w:rPr>
          <w:t xml:space="preserve">saved</w:t>
        </w:r>
      </w:ins>
      <w:del w:author="Info Vivencia" w:id="2" w:date="2026-06-18T10:25:18Z">
        <w:r w:rsidDel="00000000" w:rsidR="00000000" w:rsidRPr="00000000">
          <w:rPr>
            <w:rtl w:val="0"/>
            <w:rPrChange w:author="Info Vivencia" w:id="3" w:date="2026-06-18T10:25:18Z">
              <w:rPr>
                <w:rFonts w:ascii="Calibri" w:cs="Calibri" w:eastAsia="Calibri" w:hAnsi="Calibri"/>
                <w:color w:val="000000"/>
                <w:sz w:val="22"/>
                <w:szCs w:val="22"/>
              </w:rPr>
            </w:rPrChange>
          </w:rPr>
          <w:delText xml:space="preserve">parked</w:delText>
        </w:r>
      </w:del>
      <w:r w:rsidDel="00000000" w:rsidR="00000000" w:rsidRPr="00000000">
        <w:rPr>
          <w:rFonts w:ascii="Calibri" w:cs="Calibri" w:eastAsia="Calibri" w:hAnsi="Calibri"/>
          <w:color w:val="000000"/>
          <w:sz w:val="22"/>
          <w:szCs w:val="22"/>
          <w:rtl w:val="0"/>
        </w:rPr>
        <w:t xml:space="preserve"> the entire back-end for this session. </w:t>
        <w:br w:type="textWrapping"/>
      </w:r>
      <w:commentRangeStart w:id="0"/>
      <w:r w:rsidDel="00000000" w:rsidR="00000000" w:rsidRPr="00000000">
        <w:rPr>
          <w:rFonts w:ascii="Calibri" w:cs="Calibri" w:eastAsia="Calibri" w:hAnsi="Calibri"/>
          <w:color w:val="000000"/>
          <w:sz w:val="22"/>
          <w:szCs w:val="22"/>
          <w:rtl w:val="0"/>
        </w:rPr>
        <w:t xml:space="preserve">It even left a marker in place: the boutique dashboard you built ran on sample numbers, with a clear note that connecting it to real, living data was the work of Day 17, slotting in exactly where the sample data sat. This is the session that takes up that parked half and makes it real.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color w:val="000000"/>
          <w:sz w:val="22"/>
          <w:szCs w:val="22"/>
          <w:rtl w:val="0"/>
        </w:rPr>
        <w:t xml:space="preserve">The scope of today stays bounded in the same way every day of this module has been. You are not here to become a software engineer, and you are not here to learn a programming language. You are here to understand what the back-end of an app actually is, </w:t>
      </w:r>
      <w:ins w:author="Info Vivencia" w:id="4" w:date="2026-06-18T10:31:28Z">
        <w:r w:rsidDel="00000000" w:rsidR="00000000" w:rsidRPr="00000000">
          <w:rPr>
            <w:rtl w:val="0"/>
            <w:rPrChange w:author="Info Vivencia" w:id="5" w:date="2026-06-18T10:31:28Z">
              <w:rPr>
                <w:rFonts w:ascii="Calibri" w:cs="Calibri" w:eastAsia="Calibri" w:hAnsi="Calibri"/>
                <w:color w:val="000000"/>
                <w:sz w:val="22"/>
                <w:szCs w:val="22"/>
              </w:rPr>
            </w:rPrChange>
          </w:rPr>
          <w:t xml:space="preserve">for</w:t>
        </w:r>
      </w:ins>
      <w:del w:author="Info Vivencia" w:id="4" w:date="2026-06-18T10:31:28Z">
        <w:r w:rsidDel="00000000" w:rsidR="00000000" w:rsidRPr="00000000">
          <w:rPr>
            <w:rtl w:val="0"/>
            <w:rPrChange w:author="Info Vivencia" w:id="5" w:date="2026-06-18T10:31:28Z">
              <w:rPr>
                <w:rFonts w:ascii="Calibri" w:cs="Calibri" w:eastAsia="Calibri" w:hAnsi="Calibri"/>
                <w:color w:val="000000"/>
                <w:sz w:val="22"/>
                <w:szCs w:val="22"/>
              </w:rPr>
            </w:rPrChange>
          </w:rPr>
          <w:delText xml:space="preserve">to</w:delText>
        </w:r>
      </w:del>
      <w:r w:rsidDel="00000000" w:rsidR="00000000" w:rsidRPr="00000000">
        <w:rPr>
          <w:rFonts w:ascii="Calibri" w:cs="Calibri" w:eastAsia="Calibri" w:hAnsi="Calibri"/>
          <w:color w:val="000000"/>
          <w:sz w:val="22"/>
          <w:szCs w:val="22"/>
          <w:rtl w:val="0"/>
        </w:rPr>
        <w:t xml:space="preserve"> give an app the things that turn a draft into a real product — a lasting memory, logins, and a connection to the wider world — and to do all of it by describing what you want, as you have since Day 3. Getting a finished product properly </w:t>
      </w:r>
      <w:ins w:author="Info Vivencia" w:id="6" w:date="2026-06-18T10:31:52Z">
        <w:r w:rsidDel="00000000" w:rsidR="00000000" w:rsidRPr="00000000">
          <w:rPr>
            <w:rFonts w:ascii="Calibri" w:cs="Calibri" w:eastAsia="Calibri" w:hAnsi="Calibri"/>
            <w:color w:val="000000"/>
            <w:sz w:val="22"/>
            <w:szCs w:val="22"/>
            <w:rtl w:val="0"/>
          </w:rPr>
          <w:t xml:space="preserve">that is </w:t>
        </w:r>
      </w:ins>
      <w:r w:rsidDel="00000000" w:rsidR="00000000" w:rsidRPr="00000000">
        <w:rPr>
          <w:rFonts w:ascii="Calibri" w:cs="Calibri" w:eastAsia="Calibri" w:hAnsi="Calibri"/>
          <w:color w:val="000000"/>
          <w:sz w:val="22"/>
          <w:szCs w:val="22"/>
          <w:rtl w:val="0"/>
        </w:rPr>
        <w:t xml:space="preserve">live for many people, reliably and at a sensible cost, is the work of Day 18</w:t>
      </w:r>
      <w:del w:author="Info Vivencia" w:id="7" w:date="2026-06-18T10:32:15Z">
        <w:r w:rsidDel="00000000" w:rsidR="00000000" w:rsidRPr="00000000">
          <w:rPr>
            <w:rFonts w:ascii="Calibri" w:cs="Calibri" w:eastAsia="Calibri" w:hAnsi="Calibri"/>
            <w:color w:val="000000"/>
            <w:sz w:val="22"/>
            <w:szCs w:val="22"/>
            <w:rtl w:val="0"/>
          </w:rPr>
          <w:delText xml:space="preserve">, and it is noted today as it comes up rather than taught.</w:delText>
        </w:r>
      </w:del>
      <w:r w:rsidDel="00000000" w:rsidR="00000000" w:rsidRPr="00000000">
        <w:rPr>
          <w:rtl w:val="0"/>
        </w:rPr>
      </w:r>
    </w:p>
    <w:p w:rsidR="00000000" w:rsidDel="00000000" w:rsidP="00000000" w:rsidRDefault="00000000" w:rsidRPr="00000000" w14:paraId="00000006">
      <w:pPr>
        <w:spacing w:after="80" w:before="160" w:lineRule="auto"/>
        <w:rPr/>
      </w:pPr>
      <w:r w:rsidDel="00000000" w:rsidR="00000000" w:rsidRPr="00000000">
        <w:rPr>
          <w:rFonts w:ascii="Calibri" w:cs="Calibri" w:eastAsia="Calibri" w:hAnsi="Calibri"/>
          <w:color w:val="2e74b5"/>
          <w:sz w:val="26"/>
          <w:szCs w:val="26"/>
          <w:rtl w:val="0"/>
        </w:rPr>
        <w:t xml:space="preserve">1.2  The three jobs of a back-end</w:t>
      </w:r>
      <w:r w:rsidDel="00000000" w:rsidR="00000000" w:rsidRPr="00000000">
        <w:rPr>
          <w:rtl w:val="0"/>
        </w:rPr>
      </w:r>
    </w:p>
    <w:p w:rsidR="00000000" w:rsidDel="00000000" w:rsidP="00000000" w:rsidRDefault="00000000" w:rsidRPr="00000000" w14:paraId="00000007">
      <w:pPr>
        <w:spacing w:after="160" w:line="276" w:lineRule="auto"/>
        <w:rPr/>
      </w:pPr>
      <w:r w:rsidDel="00000000" w:rsidR="00000000" w:rsidRPr="00000000">
        <w:rPr>
          <w:rFonts w:ascii="Calibri" w:cs="Calibri" w:eastAsia="Calibri" w:hAnsi="Calibri"/>
          <w:color w:val="000000"/>
          <w:sz w:val="22"/>
          <w:szCs w:val="22"/>
          <w:rtl w:val="0"/>
        </w:rPr>
        <w:t xml:space="preserve">The simplest way to </w:t>
      </w:r>
      <w:ins w:author="Info Vivencia" w:id="8" w:date="2026-06-18T10:37:50Z">
        <w:r w:rsidDel="00000000" w:rsidR="00000000" w:rsidRPr="00000000">
          <w:rPr>
            <w:rtl w:val="0"/>
            <w:rPrChange w:author="Info Vivencia" w:id="9" w:date="2026-06-18T10:37:50Z">
              <w:rPr>
                <w:rFonts w:ascii="Calibri" w:cs="Calibri" w:eastAsia="Calibri" w:hAnsi="Calibri"/>
                <w:color w:val="000000"/>
                <w:sz w:val="22"/>
                <w:szCs w:val="22"/>
              </w:rPr>
            </w:rPrChange>
          </w:rPr>
          <w:t xml:space="preserve">remember</w:t>
        </w:r>
      </w:ins>
      <w:del w:author="Info Vivencia" w:id="8" w:date="2026-06-18T10:37:50Z">
        <w:r w:rsidDel="00000000" w:rsidR="00000000" w:rsidRPr="00000000">
          <w:rPr>
            <w:rtl w:val="0"/>
            <w:rPrChange w:author="Info Vivencia" w:id="9" w:date="2026-06-18T10:37:50Z">
              <w:rPr>
                <w:rFonts w:ascii="Calibri" w:cs="Calibri" w:eastAsia="Calibri" w:hAnsi="Calibri"/>
                <w:color w:val="000000"/>
                <w:sz w:val="22"/>
                <w:szCs w:val="22"/>
              </w:rPr>
            </w:rPrChange>
          </w:rPr>
          <w:delText xml:space="preserve">hold</w:delText>
        </w:r>
      </w:del>
      <w:r w:rsidDel="00000000" w:rsidR="00000000" w:rsidRPr="00000000">
        <w:rPr>
          <w:rFonts w:ascii="Calibri" w:cs="Calibri" w:eastAsia="Calibri" w:hAnsi="Calibri"/>
          <w:color w:val="000000"/>
          <w:sz w:val="22"/>
          <w:szCs w:val="22"/>
          <w:rtl w:val="0"/>
        </w:rPr>
        <w:t xml:space="preserve"> </w:t>
      </w:r>
      <w:ins w:author="Info Vivencia" w:id="10" w:date="2026-06-18T10:38:05Z">
        <w:r w:rsidDel="00000000" w:rsidR="00000000" w:rsidRPr="00000000">
          <w:rPr>
            <w:rtl w:val="0"/>
            <w:rPrChange w:author="Info Vivencia" w:id="11" w:date="2026-06-18T10:38:05Z">
              <w:rPr>
                <w:rFonts w:ascii="Calibri" w:cs="Calibri" w:eastAsia="Calibri" w:hAnsi="Calibri"/>
                <w:color w:val="000000"/>
                <w:sz w:val="22"/>
                <w:szCs w:val="22"/>
              </w:rPr>
            </w:rPrChange>
          </w:rPr>
          <w:t xml:space="preserve">everything that we do </w:t>
        </w:r>
      </w:ins>
      <w:del w:author="Info Vivencia" w:id="10" w:date="2026-06-18T10:38:05Z">
        <w:r w:rsidDel="00000000" w:rsidR="00000000" w:rsidRPr="00000000">
          <w:rPr>
            <w:rFonts w:ascii="Calibri" w:cs="Calibri" w:eastAsia="Calibri" w:hAnsi="Calibri"/>
            <w:color w:val="000000"/>
            <w:sz w:val="22"/>
            <w:szCs w:val="22"/>
            <w:rtl w:val="0"/>
          </w:rPr>
          <w:delText xml:space="preserve">the whole </w:delText>
        </w:r>
      </w:del>
      <w:del w:author="Info Vivencia" w:id="12" w:date="2026-06-18T10:38:11Z">
        <w:r w:rsidDel="00000000" w:rsidR="00000000" w:rsidRPr="00000000">
          <w:rPr>
            <w:rFonts w:ascii="Calibri" w:cs="Calibri" w:eastAsia="Calibri" w:hAnsi="Calibri"/>
            <w:color w:val="000000"/>
            <w:sz w:val="22"/>
            <w:szCs w:val="22"/>
            <w:rtl w:val="0"/>
          </w:rPr>
          <w:delText xml:space="preserve">of</w:delText>
        </w:r>
      </w:del>
      <w:r w:rsidDel="00000000" w:rsidR="00000000" w:rsidRPr="00000000">
        <w:rPr>
          <w:rFonts w:ascii="Calibri" w:cs="Calibri" w:eastAsia="Calibri" w:hAnsi="Calibri"/>
          <w:color w:val="000000"/>
          <w:sz w:val="22"/>
          <w:szCs w:val="22"/>
          <w:rtl w:val="0"/>
        </w:rPr>
        <w:t xml:space="preserve"> today </w:t>
      </w:r>
      <w:del w:author="Info Vivencia" w:id="13" w:date="2026-06-18T10:38:22Z">
        <w:r w:rsidDel="00000000" w:rsidR="00000000" w:rsidRPr="00000000">
          <w:rPr>
            <w:rFonts w:ascii="Calibri" w:cs="Calibri" w:eastAsia="Calibri" w:hAnsi="Calibri"/>
            <w:color w:val="000000"/>
            <w:sz w:val="22"/>
            <w:szCs w:val="22"/>
            <w:rtl w:val="0"/>
          </w:rPr>
          <w:delText xml:space="preserve">in your head</w:delText>
        </w:r>
      </w:del>
      <w:r w:rsidDel="00000000" w:rsidR="00000000" w:rsidRPr="00000000">
        <w:rPr>
          <w:rFonts w:ascii="Calibri" w:cs="Calibri" w:eastAsia="Calibri" w:hAnsi="Calibri"/>
          <w:color w:val="000000"/>
          <w:sz w:val="22"/>
          <w:szCs w:val="22"/>
          <w:rtl w:val="0"/>
        </w:rPr>
        <w:t xml:space="preserve"> is to know what a back-end is for. A back-end does three jobs, and every tool and idea in this session serves one of them. The first job is to remember: to keep information so that it is still there the next time the app is opened, instead of vanishing the moment the app closes. The second job is to recognise: to know who is using the app, so that the right person sees the right things and a stranger does not see what they should not. The third job is to connect: to let the app talk to other services out in the world — including the AI models you have been using — so that it can draw on work done elsewhere rather than doing everything itself.</w:t>
      </w:r>
      <w:r w:rsidDel="00000000" w:rsidR="00000000" w:rsidRPr="00000000">
        <w:rPr>
          <w:rtl w:val="0"/>
        </w:rPr>
      </w:r>
    </w:p>
    <w:p w:rsidR="00000000" w:rsidDel="00000000" w:rsidP="00000000" w:rsidRDefault="00000000" w:rsidRPr="00000000" w14:paraId="00000008">
      <w:pPr>
        <w:spacing w:after="160" w:line="276" w:lineRule="auto"/>
        <w:rPr/>
      </w:pPr>
      <w:r w:rsidDel="00000000" w:rsidR="00000000" w:rsidRPr="00000000">
        <w:rPr>
          <w:rFonts w:ascii="Calibri" w:cs="Calibri" w:eastAsia="Calibri" w:hAnsi="Calibri"/>
          <w:color w:val="000000"/>
          <w:sz w:val="22"/>
          <w:szCs w:val="22"/>
          <w:rtl w:val="0"/>
        </w:rPr>
        <w:t xml:space="preserve">Remember, recognise, connect. A database does the remembering, a login system does the recognising, and an interface called an API does the connecting. Those three are the subject of today, in that order, and each has tools built for it. The thread that ties them to something concrete is the dashboard from Day 16. By the end of the session that dashboard will remember a shop’s real sales rather than display invented ones, will recognise the owner through a login so that the figures are not open to anyone with the link, and will be ready to connect to the wider services a finished product draws on. The sample data slides out, and the back-end slides in underneath exactly where it was always meant to go.</w:t>
      </w:r>
      <w:r w:rsidDel="00000000" w:rsidR="00000000" w:rsidRPr="00000000">
        <w:rPr>
          <w:rtl w:val="0"/>
        </w:rPr>
      </w:r>
    </w:p>
    <w:p w:rsidR="00000000" w:rsidDel="00000000" w:rsidP="00000000" w:rsidRDefault="00000000" w:rsidRPr="00000000" w14:paraId="00000009">
      <w:pPr>
        <w:spacing w:after="120" w:before="240" w:lineRule="auto"/>
        <w:rPr/>
      </w:pPr>
      <w:r w:rsidDel="00000000" w:rsidR="00000000" w:rsidRPr="00000000">
        <w:rPr>
          <w:rFonts w:ascii="Calibri" w:cs="Calibri" w:eastAsia="Calibri" w:hAnsi="Calibri"/>
          <w:color w:val="2e74b5"/>
          <w:sz w:val="32"/>
          <w:szCs w:val="32"/>
          <w:rtl w:val="0"/>
        </w:rPr>
        <w:t xml:space="preserve">2.  What the Back-End Actually Does </w:t>
      </w:r>
      <w:r w:rsidDel="00000000" w:rsidR="00000000" w:rsidRPr="00000000">
        <w:rPr>
          <w:rtl w:val="0"/>
        </w:rPr>
      </w:r>
    </w:p>
    <w:p w:rsidR="00000000" w:rsidDel="00000000" w:rsidP="00000000" w:rsidRDefault="00000000" w:rsidRPr="00000000" w14:paraId="0000000A">
      <w:pPr>
        <w:spacing w:after="80" w:before="160" w:lineRule="auto"/>
        <w:rPr/>
      </w:pPr>
      <w:r w:rsidDel="00000000" w:rsidR="00000000" w:rsidRPr="00000000">
        <w:rPr>
          <w:rFonts w:ascii="Calibri" w:cs="Calibri" w:eastAsia="Calibri" w:hAnsi="Calibri"/>
          <w:color w:val="2e74b5"/>
          <w:sz w:val="26"/>
          <w:szCs w:val="26"/>
          <w:rtl w:val="0"/>
        </w:rPr>
        <w:t xml:space="preserve">2.1  From a named idea to a real one</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Fonts w:ascii="Calibri" w:cs="Calibri" w:eastAsia="Calibri" w:hAnsi="Calibri"/>
          <w:color w:val="000000"/>
          <w:sz w:val="22"/>
          <w:szCs w:val="22"/>
          <w:rtl w:val="0"/>
        </w:rPr>
        <w:t xml:space="preserve">On Day 16 you met the back-end as one half of a picture. The front-end was everything the user can see and touch — the screen, the buttons, the boxes, the chart — and the back-end was everything that happens out of sight, where the work is done and the information is kept. The restaurant made it concrete: the dining room, with its tables and menu and waiter, is the front-end; the kitchen, the store room, and the billing system, all out of the customer’s sight, are the back-end. Until now you have worked almost entirely in the dining room. Today you go through the door into the kitchen and the store room behind it.</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rFonts w:ascii="Calibri" w:cs="Calibri" w:eastAsia="Calibri" w:hAnsi="Calibri"/>
          <w:color w:val="000000"/>
          <w:sz w:val="22"/>
          <w:szCs w:val="22"/>
          <w:rtl w:val="0"/>
        </w:rPr>
        <w:t xml:space="preserve">Naming the back-end as a single mysterious place is less useful than naming what it actually does, which is why the three jobs from the previous section matter. The back-end is not one thing; it is wherever those three jobs are carried out. The store room at the back of the restaurant, where stock is kept so that it is there tomorrow, is the remembering. The person at the entrance who knows which table is whose, and who is allowed into the kitchen and who is not, is the recognising. The phone line the kitchen uses to order supplies from a wholesaler is the connecting. An app’s back-end is the same set of jobs, done in software.</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color w:val="000000"/>
          <w:sz w:val="22"/>
          <w:szCs w:val="22"/>
          <w:rtl w:val="0"/>
        </w:rPr>
        <w:t xml:space="preserve">It is worth being clear about why you could build for three days without much of this. A website that only shows information needs almost no back-end, because there is nothing to remember, no one in particular to recognise, and little to connect to. An app that does a single piece of work and forgets it, as the reply assistant did on Day 15, needs only a little more. But the moment you want an app to hold on to what it produces, to give different people their own private view, or to draw on outside services in a serious way, the back-end stops being optional. That moment is where a draft becomes a product, and it is where today begins.</w:t>
      </w:r>
      <w:r w:rsidDel="00000000" w:rsidR="00000000" w:rsidRPr="00000000">
        <w:rPr>
          <w:rtl w:val="0"/>
        </w:rPr>
      </w:r>
    </w:p>
    <w:p w:rsidR="00000000" w:rsidDel="00000000" w:rsidP="00000000" w:rsidRDefault="00000000" w:rsidRPr="00000000" w14:paraId="0000000E">
      <w:pPr>
        <w:spacing w:after="80" w:before="160" w:lineRule="auto"/>
        <w:rPr/>
      </w:pPr>
      <w:r w:rsidDel="00000000" w:rsidR="00000000" w:rsidRPr="00000000">
        <w:rPr>
          <w:rFonts w:ascii="Calibri" w:cs="Calibri" w:eastAsia="Calibri" w:hAnsi="Calibri"/>
          <w:color w:val="2e74b5"/>
          <w:sz w:val="26"/>
          <w:szCs w:val="26"/>
          <w:rtl w:val="0"/>
        </w:rPr>
        <w:t xml:space="preserve">2.2  The build brief grows once more</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Fonts w:ascii="Calibri" w:cs="Calibri" w:eastAsia="Calibri" w:hAnsi="Calibri"/>
          <w:color w:val="000000"/>
          <w:sz w:val="22"/>
          <w:szCs w:val="22"/>
          <w:rtl w:val="0"/>
        </w:rPr>
        <w:t xml:space="preserve">You already know how to </w:t>
      </w:r>
      <w:ins w:author="Info Vivencia" w:id="14" w:date="2026-06-18T10:41:39Z">
        <w:r w:rsidDel="00000000" w:rsidR="00000000" w:rsidRPr="00000000">
          <w:rPr>
            <w:rtl w:val="0"/>
            <w:rPrChange w:author="Info Vivencia" w:id="15" w:date="2026-06-18T10:41:39Z">
              <w:rPr>
                <w:rFonts w:ascii="Calibri" w:cs="Calibri" w:eastAsia="Calibri" w:hAnsi="Calibri"/>
                <w:color w:val="000000"/>
                <w:sz w:val="22"/>
                <w:szCs w:val="22"/>
              </w:rPr>
            </w:rPrChange>
          </w:rPr>
          <w:t xml:space="preserve">describe</w:t>
        </w:r>
      </w:ins>
      <w:del w:author="Info Vivencia" w:id="14" w:date="2026-06-18T10:41:39Z">
        <w:r w:rsidDel="00000000" w:rsidR="00000000" w:rsidRPr="00000000">
          <w:rPr>
            <w:rtl w:val="0"/>
            <w:rPrChange w:author="Info Vivencia" w:id="15" w:date="2026-06-18T10:41:39Z">
              <w:rPr>
                <w:rFonts w:ascii="Calibri" w:cs="Calibri" w:eastAsia="Calibri" w:hAnsi="Calibri"/>
                <w:color w:val="000000"/>
                <w:sz w:val="22"/>
                <w:szCs w:val="22"/>
              </w:rPr>
            </w:rPrChange>
          </w:rPr>
          <w:delText xml:space="preserve">brief</w:delText>
        </w:r>
      </w:del>
      <w:r w:rsidDel="00000000" w:rsidR="00000000" w:rsidRPr="00000000">
        <w:rPr>
          <w:rFonts w:ascii="Calibri" w:cs="Calibri" w:eastAsia="Calibri" w:hAnsi="Calibri"/>
          <w:color w:val="000000"/>
          <w:sz w:val="22"/>
          <w:szCs w:val="22"/>
          <w:rtl w:val="0"/>
        </w:rPr>
        <w:t xml:space="preserve"> a build, and the good news is that today adds to that skill rather than replacing it. On Day 14 you learned that a strong website brief </w:t>
      </w:r>
      <w:ins w:author="Info Vivencia" w:id="16" w:date="2026-06-18T10:41:54Z">
        <w:r w:rsidDel="00000000" w:rsidR="00000000" w:rsidRPr="00000000">
          <w:rPr>
            <w:rtl w:val="0"/>
            <w:rPrChange w:author="Info Vivencia" w:id="17" w:date="2026-06-18T10:41:54Z">
              <w:rPr>
                <w:rFonts w:ascii="Calibri" w:cs="Calibri" w:eastAsia="Calibri" w:hAnsi="Calibri"/>
                <w:color w:val="000000"/>
                <w:sz w:val="22"/>
                <w:szCs w:val="22"/>
              </w:rPr>
            </w:rPrChange>
          </w:rPr>
          <w:t xml:space="preserve">has</w:t>
        </w:r>
      </w:ins>
      <w:del w:author="Info Vivencia" w:id="16" w:date="2026-06-18T10:41:54Z">
        <w:r w:rsidDel="00000000" w:rsidR="00000000" w:rsidRPr="00000000">
          <w:rPr>
            <w:rtl w:val="0"/>
            <w:rPrChange w:author="Info Vivencia" w:id="17" w:date="2026-06-18T10:41:54Z">
              <w:rPr>
                <w:rFonts w:ascii="Calibri" w:cs="Calibri" w:eastAsia="Calibri" w:hAnsi="Calibri"/>
                <w:color w:val="000000"/>
                <w:sz w:val="22"/>
                <w:szCs w:val="22"/>
              </w:rPr>
            </w:rPrChange>
          </w:rPr>
          <w:delText xml:space="preserve">names</w:delText>
        </w:r>
      </w:del>
      <w:r w:rsidDel="00000000" w:rsidR="00000000" w:rsidRPr="00000000">
        <w:rPr>
          <w:rFonts w:ascii="Calibri" w:cs="Calibri" w:eastAsia="Calibri" w:hAnsi="Calibri"/>
          <w:color w:val="000000"/>
          <w:sz w:val="22"/>
          <w:szCs w:val="22"/>
          <w:rtl w:val="0"/>
        </w:rPr>
        <w:t xml:space="preserve"> five layers: the purpose and main action, the sections, the content, the look and feel, and the audience. On Day 15, when you moved from websites to apps, the brief grew by two: what the user types in, and what the AI should do with it.</w:t>
      </w:r>
      <w:r w:rsidDel="00000000" w:rsidR="00000000" w:rsidRPr="00000000">
        <w:rPr>
          <w:b w:val="1"/>
          <w:bCs w:val="1"/>
          <w:color w:val="000000"/>
          <w:sz w:val="22"/>
          <w:szCs w:val="22"/>
          <w:rtl w:val="0"/>
          <w:rPrChange w:author="Info Vivencia" w:id="18" w:date="2026-06-18T10:43:53Z">
            <w:rPr>
              <w:rFonts w:ascii="Calibri" w:cs="Calibri" w:eastAsia="Calibri" w:hAnsi="Calibri"/>
              <w:color w:val="000000"/>
              <w:sz w:val="22"/>
              <w:szCs w:val="22"/>
            </w:rPr>
          </w:rPrChange>
        </w:rPr>
        <w:t xml:space="preserve"> </w:t>
      </w:r>
      <w:ins w:author="Info Vivencia" w:id="19" w:date="2026-06-18T10:43:28Z">
        <w:r w:rsidDel="00000000" w:rsidR="00000000" w:rsidRPr="00000000">
          <w:rPr>
            <w:b w:val="1"/>
            <w:bCs w:val="1"/>
            <w:rtl w:val="0"/>
            <w:rPrChange w:author="Info Vivencia" w:id="18" w:date="2026-06-18T10:43:53Z">
              <w:rPr>
                <w:rFonts w:ascii="Calibri" w:cs="Calibri" w:eastAsia="Calibri" w:hAnsi="Calibri"/>
                <w:color w:val="000000"/>
                <w:sz w:val="22"/>
                <w:szCs w:val="22"/>
              </w:rPr>
            </w:rPrChange>
          </w:rPr>
          <w:t xml:space="preserve">Today, the picture becomes broader as you consider two fundamental back-end concerns: the information the app needs to store and the users who should have access</w:t>
        </w:r>
        <w:r w:rsidDel="00000000" w:rsidR="00000000" w:rsidRPr="00000000">
          <w:rPr>
            <w:rtl w:val="0"/>
            <w:rPrChange w:author="Info Vivencia" w:id="20" w:date="2026-06-18T10:43:28Z">
              <w:rPr>
                <w:rFonts w:ascii="Calibri" w:cs="Calibri" w:eastAsia="Calibri" w:hAnsi="Calibri"/>
                <w:color w:val="000000"/>
                <w:sz w:val="22"/>
                <w:szCs w:val="22"/>
              </w:rPr>
            </w:rPrChange>
          </w:rPr>
          <w:t xml:space="preserve">.</w:t>
        </w:r>
      </w:ins>
      <w:del w:author="Info Vivencia" w:id="19" w:date="2026-06-18T10:43:28Z">
        <w:r w:rsidDel="00000000" w:rsidR="00000000" w:rsidRPr="00000000">
          <w:rPr>
            <w:rtl w:val="0"/>
            <w:rPrChange w:author="Info Vivencia" w:id="20" w:date="2026-06-18T10:43:28Z">
              <w:rPr>
                <w:rFonts w:ascii="Calibri" w:cs="Calibri" w:eastAsia="Calibri" w:hAnsi="Calibri"/>
                <w:color w:val="000000"/>
                <w:sz w:val="22"/>
                <w:szCs w:val="22"/>
              </w:rPr>
            </w:rPrChange>
          </w:rPr>
          <w:delText xml:space="preserve">Today it grows again, by the two things the back-end is for that you can describe in plain words: what the app should remember, and who should be able to sign in.</w:delText>
        </w:r>
      </w:del>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Calibri" w:cs="Calibri" w:eastAsia="Calibri" w:hAnsi="Calibri"/>
          <w:color w:val="000000"/>
          <w:sz w:val="22"/>
          <w:szCs w:val="22"/>
          <w:rtl w:val="0"/>
        </w:rPr>
        <w:t xml:space="preserve">These two additions map directly onto two of the back-end’s three jobs. Telling the tool what the app should remember — the sales figures, the saved question sets, the customer records — is how you ask for a database. </w:t>
      </w:r>
      <w:ins w:author="Info Vivencia" w:id="21" w:date="2026-06-18T10:44:22Z">
        <w:r w:rsidDel="00000000" w:rsidR="00000000" w:rsidRPr="00000000">
          <w:rPr>
            <w:rtl w:val="0"/>
            <w:rPrChange w:author="Info Vivencia" w:id="22" w:date="2026-06-18T10:44:22Z">
              <w:rPr>
                <w:rFonts w:ascii="Calibri" w:cs="Calibri" w:eastAsia="Calibri" w:hAnsi="Calibri"/>
                <w:color w:val="000000"/>
                <w:sz w:val="22"/>
                <w:szCs w:val="22"/>
              </w:rPr>
            </w:rPrChange>
          </w:rPr>
          <w:t xml:space="preserve">Telling who</w:t>
        </w:r>
      </w:ins>
      <w:del w:author="Info Vivencia" w:id="21" w:date="2026-06-18T10:44:22Z">
        <w:r w:rsidDel="00000000" w:rsidR="00000000" w:rsidRPr="00000000">
          <w:rPr>
            <w:rtl w:val="0"/>
            <w:rPrChange w:author="Info Vivencia" w:id="22" w:date="2026-06-18T10:44:22Z">
              <w:rPr>
                <w:rFonts w:ascii="Calibri" w:cs="Calibri" w:eastAsia="Calibri" w:hAnsi="Calibri"/>
                <w:color w:val="000000"/>
                <w:sz w:val="22"/>
                <w:szCs w:val="22"/>
              </w:rPr>
            </w:rPrChange>
          </w:rPr>
          <w:delText xml:space="preserve">Telling it who</w:delText>
        </w:r>
      </w:del>
      <w:r w:rsidDel="00000000" w:rsidR="00000000" w:rsidRPr="00000000">
        <w:rPr>
          <w:rFonts w:ascii="Calibri" w:cs="Calibri" w:eastAsia="Calibri" w:hAnsi="Calibri"/>
          <w:color w:val="000000"/>
          <w:sz w:val="22"/>
          <w:szCs w:val="22"/>
          <w:rtl w:val="0"/>
        </w:rPr>
        <w:t xml:space="preserve"> should be able to sign in — only the owner, or every student with their own account — is how you ask for authentication. The third job, connecting to outside services, is usually arranged once rather than described afresh each time, and you will meet it later in the session. As before, none of this requires technical words. You describe what should be kept and who should be let in, in ordinary language, and the tool does the rest.</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Calibri" w:cs="Calibri" w:eastAsia="Calibri" w:hAnsi="Calibri"/>
          <w:color w:val="000000"/>
          <w:sz w:val="22"/>
          <w:szCs w:val="22"/>
          <w:rtl w:val="0"/>
        </w:rPr>
        <w:t xml:space="preserve">Before moving on, confirm two ideas. First, in your own words, what are the three jobs of a back-end, and which tool or feature does each one? Second, the build brief has now grown twice since Day 14 — what two things does an app brief add on top of a website brief, and what two things does today add on top of that? If both come easily, you are ready to give an app its memory.</w:t>
      </w:r>
      <w:r w:rsidDel="00000000" w:rsidR="00000000" w:rsidRPr="00000000">
        <w:rPr>
          <w:rtl w:val="0"/>
        </w:rPr>
      </w:r>
    </w:p>
    <w:p w:rsidR="00000000" w:rsidDel="00000000" w:rsidP="00000000" w:rsidRDefault="00000000" w:rsidRPr="00000000" w14:paraId="00000012">
      <w:pPr>
        <w:spacing w:after="120" w:before="240" w:lineRule="auto"/>
        <w:rPr/>
      </w:pPr>
      <w:r w:rsidDel="00000000" w:rsidR="00000000" w:rsidRPr="00000000">
        <w:rPr>
          <w:rFonts w:ascii="Calibri" w:cs="Calibri" w:eastAsia="Calibri" w:hAnsi="Calibri"/>
          <w:color w:val="2e74b5"/>
          <w:sz w:val="32"/>
          <w:szCs w:val="32"/>
          <w:rtl w:val="0"/>
        </w:rPr>
        <w:t xml:space="preserve">3.  Giving the App a Memory: The Database</w:t>
      </w:r>
      <w:r w:rsidDel="00000000" w:rsidR="00000000" w:rsidRPr="00000000">
        <w:rPr>
          <w:rtl w:val="0"/>
        </w:rPr>
      </w:r>
    </w:p>
    <w:p w:rsidR="00000000" w:rsidDel="00000000" w:rsidP="00000000" w:rsidRDefault="00000000" w:rsidRPr="00000000" w14:paraId="00000013">
      <w:pPr>
        <w:spacing w:after="80" w:before="160" w:lineRule="auto"/>
        <w:rPr/>
      </w:pPr>
      <w:r w:rsidDel="00000000" w:rsidR="00000000" w:rsidRPr="00000000">
        <w:rPr>
          <w:rFonts w:ascii="Calibri" w:cs="Calibri" w:eastAsia="Calibri" w:hAnsi="Calibri"/>
          <w:color w:val="2e74b5"/>
          <w:sz w:val="26"/>
          <w:szCs w:val="26"/>
          <w:rtl w:val="0"/>
        </w:rPr>
        <w:t xml:space="preserve">3.1  What a database is</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Calibri" w:cs="Calibri" w:eastAsia="Calibri" w:hAnsi="Calibri"/>
          <w:color w:val="000000"/>
          <w:sz w:val="22"/>
          <w:szCs w:val="22"/>
          <w:rtl w:val="0"/>
        </w:rPr>
        <w:t xml:space="preserve">The first job of a back-end is to remember, and the thing that does the remembering is a database. You met the idea already, lightly, on Day 15: when the tuition teacher wanted to keep the generated question sets rather than lose them each time the app closed, the app needed somewhere to hold them, and that somewhere was named Supabase. A database is that somewhere, and it is worth understanding plainly, because almost every real app has one underneath it.</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color w:val="000000"/>
          <w:sz w:val="22"/>
          <w:szCs w:val="22"/>
          <w:rtl w:val="0"/>
        </w:rPr>
        <w:t xml:space="preserve">A database is an organised store of information </w:t>
      </w:r>
      <w:del w:author="Info Vivencia" w:id="23" w:date="2026-06-18T10:47:00Z">
        <w:r w:rsidDel="00000000" w:rsidR="00000000" w:rsidRPr="00000000">
          <w:rPr>
            <w:rtl w:val="0"/>
            <w:rPrChange w:author="Info Vivencia" w:id="24" w:date="2026-06-18T10:47:00Z">
              <w:rPr>
                <w:rFonts w:ascii="Calibri" w:cs="Calibri" w:eastAsia="Calibri" w:hAnsi="Calibri"/>
                <w:color w:val="000000"/>
                <w:sz w:val="22"/>
                <w:szCs w:val="22"/>
              </w:rPr>
            </w:rPrChange>
          </w:rPr>
          <w:delText xml:space="preserve">that lasts</w:delText>
        </w:r>
      </w:del>
      <w:r w:rsidDel="00000000" w:rsidR="00000000" w:rsidRPr="00000000">
        <w:rPr>
          <w:rFonts w:ascii="Calibri" w:cs="Calibri" w:eastAsia="Calibri" w:hAnsi="Calibri"/>
          <w:color w:val="000000"/>
          <w:sz w:val="22"/>
          <w:szCs w:val="22"/>
          <w:rtl w:val="0"/>
        </w:rPr>
        <w:t xml:space="preserve">. The word can sound technical, but the thing itself is old and familiar. Think of the register a shopkeeper keeps under the counter: a ruled book where every sale is written on its own line, with the date, the item, and the amount in neat columns. The register holds the shop’s memory. Close it at night, open it in the morning, and everything written yesterday is still there. A database is that register, kept in software instead of on paper, and </w:t>
      </w:r>
      <w:ins w:author="Info Vivencia" w:id="25" w:date="2026-06-18T10:47:58Z">
        <w:r w:rsidDel="00000000" w:rsidR="00000000" w:rsidRPr="00000000">
          <w:rPr>
            <w:rtl w:val="0"/>
            <w:rPrChange w:author="Info Vivencia" w:id="26" w:date="2026-06-18T10:47:58Z">
              <w:rPr>
                <w:rFonts w:ascii="Calibri" w:cs="Calibri" w:eastAsia="Calibri" w:hAnsi="Calibri"/>
                <w:color w:val="000000"/>
                <w:sz w:val="22"/>
                <w:szCs w:val="22"/>
              </w:rPr>
            </w:rPrChange>
          </w:rPr>
          <w:t xml:space="preserve">capable of storing far more information and retrieving any part of it instantly.</w:t>
        </w:r>
      </w:ins>
      <w:del w:author="Info Vivencia" w:id="25" w:date="2026-06-18T10:47:58Z">
        <w:r w:rsidDel="00000000" w:rsidR="00000000" w:rsidRPr="00000000">
          <w:rPr>
            <w:rtl w:val="0"/>
            <w:rPrChange w:author="Info Vivencia" w:id="26" w:date="2026-06-18T10:47:58Z">
              <w:rPr>
                <w:rFonts w:ascii="Calibri" w:cs="Calibri" w:eastAsia="Calibri" w:hAnsi="Calibri"/>
                <w:color w:val="000000"/>
                <w:sz w:val="22"/>
                <w:szCs w:val="22"/>
              </w:rPr>
            </w:rPrChange>
          </w:rPr>
          <w:delText xml:space="preserve">able to hold far more and find any line in it instantly.</w:delText>
        </w:r>
      </w:del>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color w:val="000000"/>
          <w:sz w:val="22"/>
          <w:szCs w:val="22"/>
          <w:rtl w:val="0"/>
        </w:rPr>
        <w:t xml:space="preserve">The picture to carry is rows and columns, exactly like that register or a sheet in a spreadsheet. Each row is one record — one sale, one student, one saved question set. Each column is one detail kept about every record — the date, the amount, the name. When an app remembers something, it writes a new row into the right place in this store; when it shows you something it remembered, it reads rows back out. You do not need to know how this works underneath, any more than the shopkeeper needs to know how the paper in the register was made. You need only the picture: a lasting, organised store of rows and columns that the app can write to and read from, so that what happened yesterday is still there today.</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color w:val="000000"/>
          <w:sz w:val="22"/>
          <w:szCs w:val="22"/>
          <w:rtl w:val="0"/>
        </w:rPr>
        <w:t xml:space="preserve">This is the difference between an app that forgets and an app that remembers, and it is a large one. The reply assistant on Day 15 took a message, drafted a reply, and kept nothing; close it and the work was gone, which for that tool was perfectly fine. But a dashboard that shows a shop’s sales is useless if the sales vanish each night, and a student portal that forgets a student’s practice sets the moment they log out is no portal at all. The database is what lets an app accumulate — to build up a record over days and weeks rather than starting blank every time. Once an app can remember, it can do a whole class of things it never could before.</w:t>
      </w:r>
      <w:r w:rsidDel="00000000" w:rsidR="00000000" w:rsidRPr="00000000">
        <w:rPr>
          <w:rtl w:val="0"/>
        </w:rPr>
      </w:r>
    </w:p>
    <w:p w:rsidR="00000000" w:rsidDel="00000000" w:rsidP="00000000" w:rsidRDefault="00000000" w:rsidRPr="00000000" w14:paraId="00000018">
      <w:pPr>
        <w:spacing w:after="80" w:before="160" w:lineRule="auto"/>
        <w:rPr/>
      </w:pPr>
      <w:r w:rsidDel="00000000" w:rsidR="00000000" w:rsidRPr="00000000">
        <w:rPr>
          <w:rFonts w:ascii="Calibri" w:cs="Calibri" w:eastAsia="Calibri" w:hAnsi="Calibri"/>
          <w:color w:val="2e74b5"/>
          <w:sz w:val="26"/>
          <w:szCs w:val="26"/>
          <w:rtl w:val="0"/>
        </w:rPr>
        <w:t xml:space="preserve">3.2  Supabase and connecting it</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color w:val="000000"/>
          <w:sz w:val="22"/>
          <w:szCs w:val="22"/>
          <w:rtl w:val="0"/>
        </w:rPr>
        <w:t xml:space="preserve">The tool this program uses to give an app a database is Supabase, the one </w:t>
      </w:r>
      <w:ins w:author="Info Vivencia" w:id="27" w:date="2026-06-19T05:52:09Z">
        <w:r w:rsidDel="00000000" w:rsidR="00000000" w:rsidRPr="00000000">
          <w:rPr>
            <w:rtl w:val="0"/>
            <w:rPrChange w:author="Info Vivencia" w:id="28" w:date="2026-06-19T05:52:09Z">
              <w:rPr>
                <w:rFonts w:ascii="Calibri" w:cs="Calibri" w:eastAsia="Calibri" w:hAnsi="Calibri"/>
                <w:color w:val="000000"/>
                <w:sz w:val="22"/>
                <w:szCs w:val="22"/>
              </w:rPr>
            </w:rPrChange>
          </w:rPr>
          <w:t xml:space="preserve">used</w:t>
        </w:r>
      </w:ins>
      <w:del w:author="Info Vivencia" w:id="27" w:date="2026-06-19T05:52:09Z">
        <w:r w:rsidDel="00000000" w:rsidR="00000000" w:rsidRPr="00000000">
          <w:rPr>
            <w:rtl w:val="0"/>
            <w:rPrChange w:author="Info Vivencia" w:id="28" w:date="2026-06-19T05:52:09Z">
              <w:rPr>
                <w:rFonts w:ascii="Calibri" w:cs="Calibri" w:eastAsia="Calibri" w:hAnsi="Calibri"/>
                <w:color w:val="000000"/>
                <w:sz w:val="22"/>
                <w:szCs w:val="22"/>
              </w:rPr>
            </w:rPrChange>
          </w:rPr>
          <w:delText xml:space="preserve">named</w:delText>
        </w:r>
      </w:del>
      <w:r w:rsidDel="00000000" w:rsidR="00000000" w:rsidRPr="00000000">
        <w:rPr>
          <w:rFonts w:ascii="Calibri" w:cs="Calibri" w:eastAsia="Calibri" w:hAnsi="Calibri"/>
          <w:color w:val="000000"/>
          <w:sz w:val="22"/>
          <w:szCs w:val="22"/>
          <w:rtl w:val="0"/>
        </w:rPr>
        <w:t xml:space="preserve"> </w:t>
      </w:r>
      <w:ins w:author="Info Vivencia" w:id="29" w:date="2026-06-19T05:52:12Z">
        <w:r w:rsidDel="00000000" w:rsidR="00000000" w:rsidRPr="00000000">
          <w:rPr>
            <w:rtl w:val="0"/>
            <w:rPrChange w:author="Info Vivencia" w:id="30" w:date="2026-06-19T05:52:12Z">
              <w:rPr>
                <w:rFonts w:ascii="Calibri" w:cs="Calibri" w:eastAsia="Calibri" w:hAnsi="Calibri"/>
                <w:color w:val="000000"/>
                <w:sz w:val="22"/>
                <w:szCs w:val="22"/>
              </w:rPr>
            </w:rPrChange>
          </w:rPr>
          <w:t xml:space="preserve">in</w:t>
        </w:r>
      </w:ins>
      <w:del w:author="Info Vivencia" w:id="29" w:date="2026-06-19T05:52:12Z">
        <w:r w:rsidDel="00000000" w:rsidR="00000000" w:rsidRPr="00000000">
          <w:rPr>
            <w:rtl w:val="0"/>
            <w:rPrChange w:author="Info Vivencia" w:id="30" w:date="2026-06-19T05:52:12Z">
              <w:rPr>
                <w:rFonts w:ascii="Calibri" w:cs="Calibri" w:eastAsia="Calibri" w:hAnsi="Calibri"/>
                <w:color w:val="000000"/>
                <w:sz w:val="22"/>
                <w:szCs w:val="22"/>
              </w:rPr>
            </w:rPrChange>
          </w:rPr>
          <w:delText xml:space="preserve">on</w:delText>
        </w:r>
      </w:del>
      <w:r w:rsidDel="00000000" w:rsidR="00000000" w:rsidRPr="00000000">
        <w:rPr>
          <w:rFonts w:ascii="Calibri" w:cs="Calibri" w:eastAsia="Calibri" w:hAnsi="Calibri"/>
          <w:color w:val="000000"/>
          <w:sz w:val="22"/>
          <w:szCs w:val="22"/>
          <w:rtl w:val="0"/>
        </w:rPr>
        <w:t xml:space="preserve"> Day 15. Supabase provides the </w:t>
      </w:r>
      <w:ins w:author="Info Vivencia" w:id="31" w:date="2026-06-19T06:02:07Z">
        <w:r w:rsidDel="00000000" w:rsidR="00000000" w:rsidRPr="00000000">
          <w:rPr>
            <w:rtl w:val="0"/>
            <w:rPrChange w:author="Info Vivencia" w:id="32" w:date="2026-06-19T06:02:07Z">
              <w:rPr>
                <w:rFonts w:ascii="Calibri" w:cs="Calibri" w:eastAsia="Calibri" w:hAnsi="Calibri"/>
                <w:color w:val="000000"/>
                <w:sz w:val="22"/>
                <w:szCs w:val="22"/>
              </w:rPr>
            </w:rPrChange>
          </w:rPr>
          <w:t xml:space="preserve">memory</w:t>
        </w:r>
      </w:ins>
      <w:del w:author="Info Vivencia" w:id="31" w:date="2026-06-19T06:02:07Z">
        <w:r w:rsidDel="00000000" w:rsidR="00000000" w:rsidRPr="00000000">
          <w:rPr>
            <w:rtl w:val="0"/>
            <w:rPrChange w:author="Info Vivencia" w:id="32" w:date="2026-06-19T06:02:07Z">
              <w:rPr>
                <w:rFonts w:ascii="Calibri" w:cs="Calibri" w:eastAsia="Calibri" w:hAnsi="Calibri"/>
                <w:color w:val="000000"/>
                <w:sz w:val="22"/>
                <w:szCs w:val="22"/>
              </w:rPr>
            </w:rPrChange>
          </w:rPr>
          <w:delText xml:space="preserve">lasting store</w:delText>
        </w:r>
      </w:del>
      <w:r w:rsidDel="00000000" w:rsidR="00000000" w:rsidRPr="00000000">
        <w:rPr>
          <w:rFonts w:ascii="Calibri" w:cs="Calibri" w:eastAsia="Calibri" w:hAnsi="Calibri"/>
          <w:color w:val="000000"/>
          <w:sz w:val="22"/>
          <w:szCs w:val="22"/>
          <w:rtl w:val="0"/>
        </w:rPr>
        <w:t xml:space="preserve"> — the rows and columns — and keeps it safe and available so that your app can write to it and read from it whenever it runs. You do not build the store from raw materials; you create it inside Supabase, describe the kinds of records you want to keep, and then connect your app to it.</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color w:val="000000"/>
          <w:sz w:val="22"/>
          <w:szCs w:val="22"/>
          <w:rtl w:val="0"/>
        </w:rPr>
        <w:t xml:space="preserve">Connecting is the step worth understanding, </w:t>
      </w:r>
      <w:ins w:author="Info Vivencia" w:id="33" w:date="2026-06-19T06:04:53Z">
        <w:r w:rsidDel="00000000" w:rsidR="00000000" w:rsidRPr="00000000">
          <w:rPr>
            <w:rtl w:val="0"/>
            <w:rPrChange w:author="Info Vivencia" w:id="34" w:date="2026-06-19T06:04:53Z">
              <w:rPr>
                <w:rFonts w:ascii="Calibri" w:cs="Calibri" w:eastAsia="Calibri" w:hAnsi="Calibri"/>
                <w:color w:val="000000"/>
                <w:sz w:val="22"/>
                <w:szCs w:val="22"/>
              </w:rPr>
            </w:rPrChange>
          </w:rPr>
          <w:t xml:space="preserve">Because this concept returns again and again as you work with external services throughout the remainder of the module.</w:t>
        </w:r>
      </w:ins>
      <w:del w:author="Info Vivencia" w:id="33" w:date="2026-06-19T06:04:53Z">
        <w:r w:rsidDel="00000000" w:rsidR="00000000" w:rsidRPr="00000000">
          <w:rPr>
            <w:rtl w:val="0"/>
            <w:rPrChange w:author="Info Vivencia" w:id="34" w:date="2026-06-19T06:04:53Z">
              <w:rPr>
                <w:rFonts w:ascii="Calibri" w:cs="Calibri" w:eastAsia="Calibri" w:hAnsi="Calibri"/>
                <w:color w:val="000000"/>
                <w:sz w:val="22"/>
                <w:szCs w:val="22"/>
              </w:rPr>
            </w:rPrChange>
          </w:rPr>
          <w:delText xml:space="preserve">because it returns with every outside service for the rest of the module. </w:delText>
        </w:r>
      </w:del>
      <w:r w:rsidDel="00000000" w:rsidR="00000000" w:rsidRPr="00000000">
        <w:rPr>
          <w:rFonts w:ascii="Calibri" w:cs="Calibri" w:eastAsia="Calibri" w:hAnsi="Calibri"/>
          <w:color w:val="000000"/>
          <w:sz w:val="22"/>
          <w:szCs w:val="22"/>
          <w:rtl w:val="0"/>
        </w:rPr>
        <w:t xml:space="preserve">Your app and your Supabase store are two separate things, and for the app to use the store it must be told where the store is and be given permission to use it. That permission comes in the form of a key — a long string of letters and numbers that Supabase generates for your project. You copy that key from Supabase and paste it into your app’s settings, and from then on the app can reach its store. In Lovable or in Cursor, this is often as simple as describing that you want to connect Supabase and pasting the key where the tool asks for it.</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Calibri" w:cs="Calibri" w:eastAsia="Calibri" w:hAnsi="Calibri"/>
          <w:color w:val="000000"/>
          <w:sz w:val="22"/>
          <w:szCs w:val="22"/>
          <w:rtl w:val="0"/>
        </w:rPr>
        <w:t xml:space="preserve">A connection to Supabase is set with two pieces: an address that says where the store is, and a key that grants permission to use it. They look something like this, and what matters most is how the second one is treated.</w:t>
      </w:r>
      <w:r w:rsidDel="00000000" w:rsidR="00000000" w:rsidRPr="00000000">
        <w:rPr>
          <w:rtl w:val="0"/>
        </w:rPr>
      </w:r>
    </w:p>
    <w:p w:rsidR="00000000" w:rsidDel="00000000" w:rsidP="00000000" w:rsidRDefault="00000000" w:rsidRPr="00000000" w14:paraId="0000001C">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Supabase project URL:  https://your-project.supabase.co</w:t>
      </w:r>
      <w:r w:rsidDel="00000000" w:rsidR="00000000" w:rsidRPr="00000000">
        <w:rPr>
          <w:rtl w:val="0"/>
        </w:rPr>
      </w:r>
    </w:p>
    <w:p w:rsidR="00000000" w:rsidDel="00000000" w:rsidP="00000000" w:rsidRDefault="00000000" w:rsidRPr="00000000" w14:paraId="0000001D">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Supabase key:  sb_secret_xxxxxxxxxxxx  (a placeholder — paste your own key only in the tool’s private settings, never a real one in shared work)</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color w:val="000000"/>
          <w:sz w:val="22"/>
          <w:szCs w:val="22"/>
          <w:rtl w:val="0"/>
        </w:rPr>
        <w:t xml:space="preserve">The exact characters do not matter, because that is a placeholder; your own key would be a real string Supabase gives you. What matters is that this key is a secret. It is closer to a password than to an address: anyone who has it can reach into your store. So </w:t>
      </w:r>
      <w:del w:author="Info Vivencia" w:id="35" w:date="2026-06-19T06:07:15Z">
        <w:r w:rsidDel="00000000" w:rsidR="00000000" w:rsidRPr="00000000">
          <w:rPr>
            <w:rFonts w:ascii="Calibri" w:cs="Calibri" w:eastAsia="Calibri" w:hAnsi="Calibri"/>
            <w:color w:val="000000"/>
            <w:sz w:val="22"/>
            <w:szCs w:val="22"/>
            <w:rtl w:val="0"/>
          </w:rPr>
          <w:delText xml:space="preserve">you </w:delText>
        </w:r>
      </w:del>
      <w:ins w:author="Info Vivencia" w:id="35" w:date="2026-06-19T06:07:15Z">
        <w:del w:author="Info Vivencia" w:id="35" w:date="2026-06-19T06:07:15Z">
          <w:r w:rsidDel="00000000" w:rsidR="00000000" w:rsidRPr="00000000">
            <w:rPr>
              <w:rtl w:val="0"/>
              <w:rPrChange w:author="Info Vivencia" w:id="36" w:date="2026-06-19T06:07:15Z">
                <w:rPr>
                  <w:rFonts w:ascii="Calibri" w:cs="Calibri" w:eastAsia="Calibri" w:hAnsi="Calibri"/>
                  <w:color w:val="000000"/>
                  <w:sz w:val="22"/>
                  <w:szCs w:val="22"/>
                </w:rPr>
              </w:rPrChange>
            </w:rPr>
            <w:delText xml:space="preserve"> </w:delText>
          </w:r>
        </w:del>
      </w:ins>
      <w:del w:author="Info Vivencia" w:id="35" w:date="2026-06-19T06:07:15Z">
        <w:r w:rsidDel="00000000" w:rsidR="00000000" w:rsidRPr="00000000">
          <w:rPr>
            <w:rtl w:val="0"/>
            <w:rPrChange w:author="Info Vivencia" w:id="36" w:date="2026-06-19T06:07:15Z">
              <w:rPr>
                <w:rFonts w:ascii="Calibri" w:cs="Calibri" w:eastAsia="Calibri" w:hAnsi="Calibri"/>
                <w:color w:val="000000"/>
                <w:sz w:val="22"/>
                <w:szCs w:val="22"/>
              </w:rPr>
            </w:rPrChange>
          </w:rPr>
          <w:delText xml:space="preserve">paste it only where the tool privately keeps such settings</w:delText>
        </w:r>
      </w:del>
      <w:ins w:author="Info Vivencia" w:id="35" w:date="2026-06-19T06:07:15Z">
        <w:r w:rsidDel="00000000" w:rsidR="00000000" w:rsidRPr="00000000">
          <w:rPr>
            <w:rtl w:val="0"/>
            <w:rPrChange w:author="Info Vivencia" w:id="36" w:date="2026-06-19T06:07:15Z">
              <w:rPr>
                <w:rFonts w:ascii="Calibri" w:cs="Calibri" w:eastAsia="Calibri" w:hAnsi="Calibri"/>
                <w:color w:val="000000"/>
                <w:sz w:val="22"/>
                <w:szCs w:val="22"/>
              </w:rPr>
            </w:rPrChange>
          </w:rPr>
          <w:t xml:space="preserve"> paste it only in the location where the tool securely stores its private settings.</w:t>
        </w:r>
      </w:ins>
      <w:del w:author="Info Vivencia" w:id="35" w:date="2026-06-19T06:07:15Z">
        <w:r w:rsidDel="00000000" w:rsidR="00000000" w:rsidRPr="00000000">
          <w:rPr>
            <w:rFonts w:ascii="Calibri" w:cs="Calibri" w:eastAsia="Calibri" w:hAnsi="Calibri"/>
            <w:color w:val="000000"/>
            <w:sz w:val="22"/>
            <w:szCs w:val="22"/>
            <w:rtl w:val="0"/>
          </w:rPr>
          <w:delText xml:space="preserve">,</w:delText>
        </w:r>
      </w:del>
      <w:del w:author="Info Vivencia" w:id="37" w:date="2026-06-19T06:08:38Z">
        <w:r w:rsidDel="00000000" w:rsidR="00000000" w:rsidRPr="00000000">
          <w:rPr>
            <w:rFonts w:ascii="Calibri" w:cs="Calibri" w:eastAsia="Calibri" w:hAnsi="Calibri"/>
            <w:color w:val="000000"/>
            <w:sz w:val="22"/>
            <w:szCs w:val="22"/>
            <w:rtl w:val="0"/>
          </w:rPr>
          <w:delText xml:space="preserve"> you</w:delText>
        </w:r>
      </w:del>
      <w:r w:rsidDel="00000000" w:rsidR="00000000" w:rsidRPr="00000000">
        <w:rPr>
          <w:rFonts w:ascii="Calibri" w:cs="Calibri" w:eastAsia="Calibri" w:hAnsi="Calibri"/>
          <w:color w:val="000000"/>
          <w:sz w:val="22"/>
          <w:szCs w:val="22"/>
          <w:rtl w:val="0"/>
        </w:rPr>
        <w:t xml:space="preserve"> </w:t>
      </w:r>
      <w:ins w:author="Info Vivencia" w:id="38" w:date="2026-06-19T06:08:41Z">
        <w:r w:rsidDel="00000000" w:rsidR="00000000" w:rsidRPr="00000000">
          <w:rPr>
            <w:rtl w:val="0"/>
            <w:rPrChange w:author="Info Vivencia" w:id="39" w:date="2026-06-19T06:08:41Z">
              <w:rPr>
                <w:rFonts w:ascii="Calibri" w:cs="Calibri" w:eastAsia="Calibri" w:hAnsi="Calibri"/>
                <w:color w:val="000000"/>
                <w:sz w:val="22"/>
                <w:szCs w:val="22"/>
              </w:rPr>
            </w:rPrChange>
          </w:rPr>
          <w:t xml:space="preserve">N</w:t>
        </w:r>
      </w:ins>
      <w:del w:author="Info Vivencia" w:id="38" w:date="2026-06-19T06:08:41Z">
        <w:r w:rsidDel="00000000" w:rsidR="00000000" w:rsidRPr="00000000">
          <w:rPr>
            <w:rFonts w:ascii="Calibri" w:cs="Calibri" w:eastAsia="Calibri" w:hAnsi="Calibri"/>
            <w:color w:val="000000"/>
            <w:sz w:val="22"/>
            <w:szCs w:val="22"/>
            <w:rtl w:val="0"/>
          </w:rPr>
          <w:delText xml:space="preserve">n</w:delText>
        </w:r>
      </w:del>
      <w:r w:rsidDel="00000000" w:rsidR="00000000" w:rsidRPr="00000000">
        <w:rPr>
          <w:rFonts w:ascii="Calibri" w:cs="Calibri" w:eastAsia="Calibri" w:hAnsi="Calibri"/>
          <w:color w:val="000000"/>
          <w:sz w:val="22"/>
          <w:szCs w:val="22"/>
          <w:rtl w:val="0"/>
        </w:rPr>
        <w:t xml:space="preserve">ever write a real key into a document, a message, or anywhere others can see it, and you never let it show on the part of the app a user can look at. This is the first appearance of a discipline the rest of the session returns to — a key is a password, and it </w:t>
      </w:r>
      <w:ins w:author="Info Vivencia" w:id="40" w:date="2026-06-19T06:09:06Z">
        <w:r w:rsidDel="00000000" w:rsidR="00000000" w:rsidRPr="00000000">
          <w:rPr>
            <w:rtl w:val="0"/>
            <w:rPrChange w:author="Info Vivencia" w:id="41" w:date="2026-06-19T06:09:06Z">
              <w:rPr>
                <w:rFonts w:ascii="Calibri" w:cs="Calibri" w:eastAsia="Calibri" w:hAnsi="Calibri"/>
                <w:color w:val="000000"/>
                <w:sz w:val="22"/>
                <w:szCs w:val="22"/>
              </w:rPr>
            </w:rPrChange>
          </w:rPr>
          <w:t xml:space="preserve">should be treated like one</w:t>
        </w:r>
      </w:ins>
      <w:del w:author="Info Vivencia" w:id="40" w:date="2026-06-19T06:09:06Z">
        <w:r w:rsidDel="00000000" w:rsidR="00000000" w:rsidRPr="00000000">
          <w:rPr>
            <w:rtl w:val="0"/>
            <w:rPrChange w:author="Info Vivencia" w:id="41" w:date="2026-06-19T06:09:06Z">
              <w:rPr>
                <w:rFonts w:ascii="Calibri" w:cs="Calibri" w:eastAsia="Calibri" w:hAnsi="Calibri"/>
                <w:color w:val="000000"/>
                <w:sz w:val="22"/>
                <w:szCs w:val="22"/>
              </w:rPr>
            </w:rPrChange>
          </w:rPr>
          <w:delText xml:space="preserve">is</w:delText>
        </w:r>
        <w:r w:rsidDel="00000000" w:rsidR="00000000" w:rsidRPr="00000000">
          <w:rPr>
            <w:rFonts w:ascii="Calibri" w:cs="Calibri" w:eastAsia="Calibri" w:hAnsi="Calibri"/>
            <w:color w:val="000000"/>
            <w:sz w:val="22"/>
            <w:szCs w:val="22"/>
            <w:rtl w:val="0"/>
          </w:rPr>
          <w:delText xml:space="preserve"> handled like one</w:delText>
        </w:r>
      </w:del>
      <w:r w:rsidDel="00000000" w:rsidR="00000000" w:rsidRPr="00000000">
        <w:rPr>
          <w:rFonts w:ascii="Calibri" w:cs="Calibri" w:eastAsia="Calibri" w:hAnsi="Calibri"/>
          <w:color w:val="000000"/>
          <w:sz w:val="22"/>
          <w:szCs w:val="22"/>
          <w:rtl w:val="0"/>
        </w:rPr>
        <w:t xml:space="preserve">. Treating it carelessly is the most common way a beginner’s app leaks the very information the database was meant to keep safe.</w:t>
      </w:r>
      <w:r w:rsidDel="00000000" w:rsidR="00000000" w:rsidRPr="00000000">
        <w:rPr>
          <w:rtl w:val="0"/>
        </w:rPr>
      </w:r>
    </w:p>
    <w:p w:rsidR="00000000" w:rsidDel="00000000" w:rsidP="00000000" w:rsidRDefault="00000000" w:rsidRPr="00000000" w14:paraId="0000001F">
      <w:pPr>
        <w:spacing w:after="80" w:before="160" w:lineRule="auto"/>
        <w:rPr/>
      </w:pPr>
      <w:r w:rsidDel="00000000" w:rsidR="00000000" w:rsidRPr="00000000">
        <w:rPr>
          <w:rFonts w:ascii="Calibri" w:cs="Calibri" w:eastAsia="Calibri" w:hAnsi="Calibri"/>
          <w:color w:val="2e74b5"/>
          <w:sz w:val="26"/>
          <w:szCs w:val="26"/>
          <w:rtl w:val="0"/>
        </w:rPr>
        <w:t xml:space="preserve">3.3  Making the dashboard real</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Calibri" w:cs="Calibri" w:eastAsia="Calibri" w:hAnsi="Calibri"/>
          <w:color w:val="000000"/>
          <w:sz w:val="22"/>
          <w:szCs w:val="22"/>
          <w:rtl w:val="0"/>
        </w:rPr>
        <w:t xml:space="preserve">With the idea of a database in hand, return to the dashboard from Day 16. The boutique owner in Indore built a single screen showing the week’s sales — a row of summary boxes, a bar chart of each day, a list of recent orders — and the whole of it ran on sample numbers placed into the project. Day 16 was explicit that this was the front-end only, and that the real numbers would arrive today. This is where they arrive. The change is described in plain language, naming what to keep and the details for each record.</w:t>
      </w:r>
      <w:r w:rsidDel="00000000" w:rsidR="00000000" w:rsidRPr="00000000">
        <w:rPr>
          <w:rtl w:val="0"/>
        </w:rPr>
      </w:r>
    </w:p>
    <w:p w:rsidR="00000000" w:rsidDel="00000000" w:rsidP="00000000" w:rsidRDefault="00000000" w:rsidRPr="00000000" w14:paraId="00000021">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In this dashboard project, set up a place to store the shop’s real sales. Each sale should record the date, the item sold, and the amount. Replace the sample numbers with this stored data, so that the dashboard’s summary boxes, chart, and recent-orders list all read from the real sales the shop enters, and so that a sale entered today is still there tomorrow.</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Calibri" w:cs="Calibri" w:eastAsia="Calibri" w:hAnsi="Calibri"/>
          <w:color w:val="000000"/>
          <w:sz w:val="22"/>
          <w:szCs w:val="22"/>
          <w:rtl w:val="0"/>
        </w:rPr>
        <w:t xml:space="preserve">Two things are worth noticing about that instruction. The first is that it is described in ordinary words — what to keep, which details, and that it should last — with no mention of how the store is built. The second is that it names the records and their columns in plain terms: each sale keeps a date, an item, and an amount. That plain description is enough for the tool, working with Supabase, to create the store and wire the dashboard to it. The sample data slides out and the real, stored data slides in, exactly where Day 16 said it would. On the surface the dashboard is unchanged — the same boxes, the same chart — but now what it shows is true.</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Calibri" w:cs="Calibri" w:eastAsia="Calibri" w:hAnsi="Calibri"/>
          <w:color w:val="000000"/>
          <w:sz w:val="22"/>
          <w:szCs w:val="22"/>
          <w:rtl w:val="0"/>
        </w:rPr>
        <w:t xml:space="preserve">Recall that on Day 16 you added a small panel that read the week’s numbers and wrote a plain-language summary of how the shop did. That panel needed no change at all to work on real data. The work it does — reading a week of figures and describing them — is the same whether the figures are samples or real, so once the database is connected, the panel summarises real weeks on its own. This is the quiet reward of having built the front and the workflow properly first: the back-end slots in underneath without disturbing what sits on top, and features built on sample data simply begin working on the real thing.</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Calibri" w:cs="Calibri" w:eastAsia="Calibri" w:hAnsi="Calibri"/>
          <w:color w:val="000000"/>
          <w:sz w:val="22"/>
          <w:szCs w:val="22"/>
          <w:rtl w:val="0"/>
        </w:rPr>
        <w:t xml:space="preserve">As with every build in this module, you confirm the change by using it, not by reading the code. You enter a sale or two as the owner would, then close the dashboard and open it again, and you check that the sales you entered are still there and that the boxes, chart, and panel reflect them correctly. An app that appears to save but quietly forgets when reopened is </w:t>
      </w:r>
      <w:ins w:author="Info Vivencia" w:id="42" w:date="2026-06-24T05:51:40Z">
        <w:r w:rsidDel="00000000" w:rsidR="00000000" w:rsidRPr="00000000">
          <w:rPr>
            <w:rtl w:val="0"/>
            <w:rPrChange w:author="Info Vivencia" w:id="43" w:date="2026-06-24T05:51:40Z">
              <w:rPr>
                <w:rFonts w:ascii="Calibri" w:cs="Calibri" w:eastAsia="Calibri" w:hAnsi="Calibri"/>
                <w:color w:val="000000"/>
                <w:sz w:val="22"/>
                <w:szCs w:val="22"/>
              </w:rPr>
            </w:rPrChange>
          </w:rPr>
          <w:t xml:space="preserve">broken, which</w:t>
        </w:r>
      </w:ins>
      <w:del w:author="Info Vivencia" w:id="42" w:date="2026-06-24T05:51:40Z">
        <w:r w:rsidDel="00000000" w:rsidR="00000000" w:rsidRPr="00000000">
          <w:rPr>
            <w:rtl w:val="0"/>
            <w:rPrChange w:author="Info Vivencia" w:id="43" w:date="2026-06-24T05:51:40Z">
              <w:rPr>
                <w:rFonts w:ascii="Calibri" w:cs="Calibri" w:eastAsia="Calibri" w:hAnsi="Calibri"/>
                <w:color w:val="000000"/>
                <w:sz w:val="22"/>
                <w:szCs w:val="22"/>
              </w:rPr>
            </w:rPrChange>
          </w:rPr>
          <w:delText xml:space="preserve">broken </w:delText>
        </w:r>
      </w:del>
      <w:ins w:author="Info Vivencia" w:id="42" w:date="2026-06-24T05:51:40Z">
        <w:del w:author="Info Vivencia" w:id="42" w:date="2026-06-24T05:51:40Z">
          <w:r w:rsidDel="00000000" w:rsidR="00000000" w:rsidRPr="00000000">
            <w:rPr>
              <w:rtl w:val="0"/>
              <w:rPrChange w:author="Info Vivencia" w:id="43" w:date="2026-06-24T05:51:40Z">
                <w:rPr>
                  <w:rFonts w:ascii="Calibri" w:cs="Calibri" w:eastAsia="Calibri" w:hAnsi="Calibri"/>
                  <w:color w:val="000000"/>
                  <w:sz w:val="22"/>
                  <w:szCs w:val="22"/>
                </w:rPr>
              </w:rPrChange>
            </w:rPr>
            <w:delText xml:space="preserve">which</w:delText>
          </w:r>
        </w:del>
        <w:r w:rsidDel="00000000" w:rsidR="00000000" w:rsidRPr="00000000">
          <w:rPr>
            <w:rtl w:val="0"/>
            <w:rPrChange w:author="Info Vivencia" w:id="43" w:date="2026-06-24T05:51:40Z">
              <w:rPr>
                <w:rFonts w:ascii="Calibri" w:cs="Calibri" w:eastAsia="Calibri" w:hAnsi="Calibri"/>
                <w:color w:val="000000"/>
                <w:sz w:val="22"/>
                <w:szCs w:val="22"/>
              </w:rPr>
            </w:rPrChange>
          </w:rPr>
          <w:t xml:space="preserve"> is</w:t>
        </w:r>
      </w:ins>
      <w:del w:author="Info Vivencia" w:id="42" w:date="2026-06-24T05:51:40Z">
        <w:r w:rsidDel="00000000" w:rsidR="00000000" w:rsidRPr="00000000">
          <w:rPr>
            <w:rtl w:val="0"/>
            <w:rPrChange w:author="Info Vivencia" w:id="43" w:date="2026-06-24T05:51:40Z">
              <w:rPr>
                <w:rFonts w:ascii="Calibri" w:cs="Calibri" w:eastAsia="Calibri" w:hAnsi="Calibri"/>
                <w:color w:val="000000"/>
                <w:sz w:val="22"/>
                <w:szCs w:val="22"/>
              </w:rPr>
            </w:rPrChange>
          </w:rPr>
          <w:delText xml:space="preserve">in</w:delText>
        </w:r>
      </w:del>
      <w:r w:rsidDel="00000000" w:rsidR="00000000" w:rsidRPr="00000000">
        <w:rPr>
          <w:rFonts w:ascii="Calibri" w:cs="Calibri" w:eastAsia="Calibri" w:hAnsi="Calibri"/>
          <w:color w:val="000000"/>
          <w:sz w:val="22"/>
          <w:szCs w:val="22"/>
          <w:rtl w:val="0"/>
        </w:rPr>
        <w:t xml:space="preserve"> exactly </w:t>
      </w:r>
      <w:ins w:author="Info Vivencia" w:id="44" w:date="2026-06-24T05:51:50Z">
        <w:r w:rsidDel="00000000" w:rsidR="00000000" w:rsidRPr="00000000">
          <w:rPr>
            <w:rtl w:val="0"/>
            <w:rPrChange w:author="Info Vivencia" w:id="45" w:date="2026-06-24T05:51:50Z">
              <w:rPr>
                <w:rFonts w:ascii="Calibri" w:cs="Calibri" w:eastAsia="Calibri" w:hAnsi="Calibri"/>
                <w:color w:val="000000"/>
                <w:sz w:val="22"/>
                <w:szCs w:val="22"/>
              </w:rPr>
            </w:rPrChange>
          </w:rPr>
          <w:t xml:space="preserve">what the </w:t>
        </w:r>
      </w:ins>
      <w:del w:author="Info Vivencia" w:id="44" w:date="2026-06-24T05:51:50Z">
        <w:r w:rsidDel="00000000" w:rsidR="00000000" w:rsidRPr="00000000">
          <w:rPr>
            <w:rtl w:val="0"/>
            <w:rPrChange w:author="Info Vivencia" w:id="45" w:date="2026-06-24T05:51:50Z">
              <w:rPr>
                <w:rFonts w:ascii="Calibri" w:cs="Calibri" w:eastAsia="Calibri" w:hAnsi="Calibri"/>
                <w:color w:val="000000"/>
                <w:sz w:val="22"/>
                <w:szCs w:val="22"/>
              </w:rPr>
            </w:rPrChange>
          </w:rPr>
          <w:delText xml:space="preserve">the way a</w:delText>
        </w:r>
      </w:del>
      <w:r w:rsidDel="00000000" w:rsidR="00000000" w:rsidRPr="00000000">
        <w:rPr>
          <w:rFonts w:ascii="Calibri" w:cs="Calibri" w:eastAsia="Calibri" w:hAnsi="Calibri"/>
          <w:color w:val="000000"/>
          <w:sz w:val="22"/>
          <w:szCs w:val="22"/>
          <w:rtl w:val="0"/>
        </w:rPr>
        <w:t xml:space="preserve"> database is meant to prevent, and only by closing and reopening it — by using it as a real owner would across more than one sitting — can you confirm the memory actually holds.</w:t>
      </w:r>
      <w:r w:rsidDel="00000000" w:rsidR="00000000" w:rsidRPr="00000000">
        <w:rPr>
          <w:rtl w:val="0"/>
        </w:rPr>
      </w:r>
    </w:p>
    <w:p w:rsidR="00000000" w:rsidDel="00000000" w:rsidP="00000000" w:rsidRDefault="00000000" w:rsidRPr="00000000" w14:paraId="00000025">
      <w:pPr>
        <w:spacing w:after="80" w:before="160" w:lineRule="auto"/>
        <w:rPr/>
      </w:pPr>
      <w:r w:rsidDel="00000000" w:rsidR="00000000" w:rsidRPr="00000000">
        <w:rPr>
          <w:rFonts w:ascii="Calibri" w:cs="Calibri" w:eastAsia="Calibri" w:hAnsi="Calibri"/>
          <w:color w:val="2e74b5"/>
          <w:sz w:val="26"/>
          <w:szCs w:val="26"/>
          <w:rtl w:val="0"/>
        </w:rPr>
        <w:t xml:space="preserve">3.4  The data is now yours to keep safe</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Calibri" w:cs="Calibri" w:eastAsia="Calibri" w:hAnsi="Calibri"/>
          <w:color w:val="000000"/>
          <w:sz w:val="22"/>
          <w:szCs w:val="22"/>
          <w:rtl w:val="0"/>
        </w:rPr>
        <w:t xml:space="preserve">The moment an app starts to remember real information, something changes that is easy to pass over and important not to. You are now holding other people’s data. The boutique’s sales are the shop’s private business figures; a student portal will hold students’ names and their work; a customer record holds details a customer gave in confidence. </w:t>
      </w:r>
      <w:ins w:author="Info Vivencia" w:id="46" w:date="2026-06-24T05:56:00Z">
        <w:r w:rsidDel="00000000" w:rsidR="00000000" w:rsidRPr="00000000">
          <w:rPr>
            <w:rtl w:val="0"/>
            <w:rPrChange w:author="Info Vivencia" w:id="47" w:date="2026-06-24T05:56:00Z">
              <w:rPr>
                <w:rFonts w:ascii="Calibri" w:cs="Calibri" w:eastAsia="Calibri" w:hAnsi="Calibri"/>
                <w:color w:val="000000"/>
                <w:sz w:val="22"/>
                <w:szCs w:val="22"/>
              </w:rPr>
            </w:rPrChange>
          </w:rPr>
          <w:t xml:space="preserve">As noted on Day 14 and Day 15, this responsibility was marked as one that would resurface and it has: whoever builds an app that stores information becomes accountable for that information. </w:t>
        </w:r>
      </w:ins>
      <w:del w:author="Info Vivencia" w:id="46" w:date="2026-06-24T05:56:00Z">
        <w:r w:rsidDel="00000000" w:rsidR="00000000" w:rsidRPr="00000000">
          <w:rPr>
            <w:rtl w:val="0"/>
            <w:rPrChange w:author="Info Vivencia" w:id="47" w:date="2026-06-24T05:56:00Z">
              <w:rPr>
                <w:rFonts w:ascii="Calibri" w:cs="Calibri" w:eastAsia="Calibri" w:hAnsi="Calibri"/>
                <w:color w:val="000000"/>
                <w:sz w:val="22"/>
                <w:szCs w:val="22"/>
              </w:rPr>
            </w:rPrChange>
          </w:rPr>
          <w:delText xml:space="preserve">On Day 14 and Day 15 this was flagged as a duty that would return today, and here it is: the person who builds an app that stores information becomes responsible for that information.</w:delText>
        </w:r>
      </w:del>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Calibri" w:cs="Calibri" w:eastAsia="Calibri" w:hAnsi="Calibri"/>
          <w:color w:val="000000"/>
          <w:sz w:val="22"/>
          <w:szCs w:val="22"/>
          <w:rtl w:val="0"/>
        </w:rPr>
        <w:t xml:space="preserve">That responsibility shows up in plain, practical habits rather than grand statements. The first is to keep only what the app genuinely needs. A dashboard of sales does not need a customer’s home address; a waitlist needs a name and a number, not a date of birth. Every extra detail you choose to store is something more you are now responsible for protecting, so the safest store is the smallest one that does the job. </w:t>
      </w:r>
      <w:ins w:author="Info Vivencia" w:id="48" w:date="2026-06-24T05:59:05Z">
        <w:r w:rsidDel="00000000" w:rsidR="00000000" w:rsidRPr="00000000">
          <w:rPr>
            <w:rtl w:val="0"/>
            <w:rPrChange w:author="Info Vivencia" w:id="49" w:date="2026-06-24T05:59:05Z">
              <w:rPr>
                <w:rFonts w:ascii="Calibri" w:cs="Calibri" w:eastAsia="Calibri" w:hAnsi="Calibri"/>
                <w:color w:val="000000"/>
                <w:sz w:val="22"/>
                <w:szCs w:val="22"/>
              </w:rPr>
            </w:rPrChange>
          </w:rPr>
          <w:t xml:space="preserve">The second is to understand that the data resides in a real location — in this case, within your Supabase project — and that the key used to access it must remain secret, for the reasons explained in the previous section.</w:t>
        </w:r>
      </w:ins>
      <w:del w:author="Info Vivencia" w:id="48" w:date="2026-06-24T05:59:05Z">
        <w:r w:rsidDel="00000000" w:rsidR="00000000" w:rsidRPr="00000000">
          <w:rPr>
            <w:rtl w:val="0"/>
            <w:rPrChange w:author="Info Vivencia" w:id="49" w:date="2026-06-24T05:59:05Z">
              <w:rPr>
                <w:rFonts w:ascii="Calibri" w:cs="Calibri" w:eastAsia="Calibri" w:hAnsi="Calibri"/>
                <w:color w:val="000000"/>
                <w:sz w:val="22"/>
                <w:szCs w:val="22"/>
              </w:rPr>
            </w:rPrChange>
          </w:rPr>
          <w:delText xml:space="preserve">The second is to know that the data lives somewhere real — in this case, inside your Supabase project — and that the key which reaches it is a secret, for exactly the reasons the previous section gave</w:delText>
        </w:r>
      </w:del>
      <w:r w:rsidDel="00000000" w:rsidR="00000000" w:rsidRPr="00000000">
        <w:rPr>
          <w:rFonts w:ascii="Calibri" w:cs="Calibri" w:eastAsia="Calibri" w:hAnsi="Calibri"/>
          <w:color w:val="000000"/>
          <w:sz w:val="22"/>
          <w:szCs w:val="22"/>
          <w:rtl w:val="0"/>
        </w:rPr>
        <w:t xml:space="preserve">. The third is the privacy rule you learned on Day 1, now pointed at your own app rather than at a chat window: do not gather or pass on personal information beyond what the task requires, and be thoughtful about where it goes.</w:t>
      </w:r>
      <w:ins w:author="Info Vivencia" w:id="50" w:date="2026-06-24T06:00:15Z">
        <w:r w:rsidDel="00000000" w:rsidR="00000000" w:rsidRPr="00000000">
          <w:rPr>
            <w:rtl w:val="0"/>
            <w:rPrChange w:author="Info Vivencia" w:id="51" w:date="2026-06-24T06:00:15Z">
              <w:rPr>
                <w:rFonts w:ascii="Calibri" w:cs="Calibri" w:eastAsia="Calibri" w:hAnsi="Calibri"/>
                <w:color w:val="000000"/>
                <w:sz w:val="22"/>
                <w:szCs w:val="22"/>
              </w:rPr>
            </w:rPrChange>
          </w:rPr>
          <w:t xml:space="preserve">None of this is a separate compliance exercise added on after the build is complete.</w:t>
        </w:r>
      </w:ins>
      <w:del w:author="Info Vivencia" w:id="50" w:date="2026-06-24T06:00:15Z">
        <w:r w:rsidDel="00000000" w:rsidR="00000000" w:rsidRPr="00000000">
          <w:rPr>
            <w:rtl w:val="0"/>
            <w:rPrChange w:author="Info Vivencia" w:id="51" w:date="2026-06-24T06:00:15Z">
              <w:rPr>
                <w:rFonts w:ascii="Calibri" w:cs="Calibri" w:eastAsia="Calibri" w:hAnsi="Calibri"/>
                <w:color w:val="000000"/>
                <w:sz w:val="22"/>
                <w:szCs w:val="22"/>
              </w:rPr>
            </w:rPrChange>
          </w:rPr>
          <w:delText xml:space="preserve"> None of this is a separate compliance lesson bolted onto the build</w:delText>
        </w:r>
      </w:del>
      <w:r w:rsidDel="00000000" w:rsidR="00000000" w:rsidRPr="00000000">
        <w:rPr>
          <w:rFonts w:ascii="Calibri" w:cs="Calibri" w:eastAsia="Calibri" w:hAnsi="Calibri"/>
          <w:color w:val="000000"/>
          <w:sz w:val="22"/>
          <w:szCs w:val="22"/>
          <w:rtl w:val="0"/>
        </w:rPr>
        <w:t xml:space="preserve">. It is part of building the </w:t>
      </w:r>
      <w:ins w:author="Info Vivencia" w:id="52" w:date="2026-06-24T06:00:32Z">
        <w:r w:rsidDel="00000000" w:rsidR="00000000" w:rsidRPr="00000000">
          <w:rPr>
            <w:rtl w:val="0"/>
            <w:rPrChange w:author="Info Vivencia" w:id="53" w:date="2026-06-24T06:00:32Z">
              <w:rPr>
                <w:rFonts w:ascii="Calibri" w:cs="Calibri" w:eastAsia="Calibri" w:hAnsi="Calibri"/>
                <w:color w:val="000000"/>
                <w:sz w:val="22"/>
                <w:szCs w:val="22"/>
              </w:rPr>
            </w:rPrChange>
          </w:rPr>
          <w:t xml:space="preserve">application</w:t>
        </w:r>
      </w:ins>
      <w:del w:author="Info Vivencia" w:id="52" w:date="2026-06-24T06:00:32Z">
        <w:r w:rsidDel="00000000" w:rsidR="00000000" w:rsidRPr="00000000">
          <w:rPr>
            <w:rtl w:val="0"/>
            <w:rPrChange w:author="Info Vivencia" w:id="53" w:date="2026-06-24T06:00:32Z">
              <w:rPr>
                <w:rFonts w:ascii="Calibri" w:cs="Calibri" w:eastAsia="Calibri" w:hAnsi="Calibri"/>
                <w:color w:val="000000"/>
                <w:sz w:val="22"/>
                <w:szCs w:val="22"/>
              </w:rPr>
            </w:rPrChange>
          </w:rPr>
          <w:delText xml:space="preserve">thing</w:delText>
        </w:r>
      </w:del>
      <w:r w:rsidDel="00000000" w:rsidR="00000000" w:rsidRPr="00000000">
        <w:rPr>
          <w:rFonts w:ascii="Calibri" w:cs="Calibri" w:eastAsia="Calibri" w:hAnsi="Calibri"/>
          <w:color w:val="000000"/>
          <w:sz w:val="22"/>
          <w:szCs w:val="22"/>
          <w:rtl w:val="0"/>
        </w:rPr>
        <w:t xml:space="preserve"> well, and it is the difference between a tool people can trust with their information and one that quietly puts it at risk.</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color w:val="000000"/>
          <w:sz w:val="22"/>
          <w:szCs w:val="22"/>
          <w:rtl w:val="0"/>
        </w:rPr>
        <w:t xml:space="preserve">Before moving on, confirm two ideas. First, in your own words, what is a database, and what does the picture of rows and columns mean for an app that needs to remember something? Second, the dashboard’s connection key is described as a secret rather than an address — what does that mean for how you handle it, and why? If both come easily, you are ready</w:t>
      </w:r>
      <w:ins w:author="Info Vivencia" w:id="54" w:date="2026-06-24T06:01:10Z">
        <w:r w:rsidDel="00000000" w:rsidR="00000000" w:rsidRPr="00000000">
          <w:rPr>
            <w:rtl w:val="0"/>
            <w:rPrChange w:author="Info Vivencia" w:id="55" w:date="2026-06-24T06:01:10Z">
              <w:rPr>
                <w:rFonts w:ascii="Calibri" w:cs="Calibri" w:eastAsia="Calibri" w:hAnsi="Calibri"/>
                <w:color w:val="000000"/>
                <w:sz w:val="22"/>
                <w:szCs w:val="22"/>
              </w:rPr>
            </w:rPrChange>
          </w:rPr>
          <w:t xml:space="preserve"> for the next section.</w:t>
        </w:r>
      </w:ins>
      <w:del w:author="Info Vivencia" w:id="54" w:date="2026-06-24T06:01:10Z">
        <w:r w:rsidDel="00000000" w:rsidR="00000000" w:rsidRPr="00000000">
          <w:rPr>
            <w:rtl w:val="0"/>
            <w:rPrChange w:author="Info Vivencia" w:id="55" w:date="2026-06-24T06:01:10Z">
              <w:rPr>
                <w:rFonts w:ascii="Calibri" w:cs="Calibri" w:eastAsia="Calibri" w:hAnsi="Calibri"/>
                <w:color w:val="000000"/>
                <w:sz w:val="22"/>
                <w:szCs w:val="22"/>
              </w:rPr>
            </w:rPrChange>
          </w:rPr>
          <w:delText xml:space="preserve"> to give the app a way to know who is using it.</w:delText>
        </w:r>
      </w:del>
      <w:r w:rsidDel="00000000" w:rsidR="00000000" w:rsidRPr="00000000">
        <w:rPr>
          <w:rtl w:val="0"/>
        </w:rPr>
      </w:r>
    </w:p>
    <w:p w:rsidR="00000000" w:rsidDel="00000000" w:rsidP="00000000" w:rsidRDefault="00000000" w:rsidRPr="00000000" w14:paraId="00000029">
      <w:pPr>
        <w:spacing w:after="120" w:before="240" w:lineRule="auto"/>
        <w:rPr/>
      </w:pPr>
      <w:r w:rsidDel="00000000" w:rsidR="00000000" w:rsidRPr="00000000">
        <w:rPr>
          <w:rFonts w:ascii="Calibri" w:cs="Calibri" w:eastAsia="Calibri" w:hAnsi="Calibri"/>
          <w:color w:val="2e74b5"/>
          <w:sz w:val="32"/>
          <w:szCs w:val="32"/>
          <w:rtl w:val="0"/>
        </w:rPr>
        <w:t xml:space="preserve">4.  Knowing Who You Are: Authentication</w:t>
      </w:r>
      <w:r w:rsidDel="00000000" w:rsidR="00000000" w:rsidRPr="00000000">
        <w:rPr>
          <w:rtl w:val="0"/>
        </w:rPr>
      </w:r>
    </w:p>
    <w:p w:rsidR="00000000" w:rsidDel="00000000" w:rsidP="00000000" w:rsidRDefault="00000000" w:rsidRPr="00000000" w14:paraId="0000002A">
      <w:pPr>
        <w:spacing w:after="80" w:before="160" w:lineRule="auto"/>
        <w:rPr/>
      </w:pPr>
      <w:r w:rsidDel="00000000" w:rsidR="00000000" w:rsidRPr="00000000">
        <w:rPr>
          <w:rFonts w:ascii="Calibri" w:cs="Calibri" w:eastAsia="Calibri" w:hAnsi="Calibri"/>
          <w:color w:val="2e74b5"/>
          <w:sz w:val="26"/>
          <w:szCs w:val="26"/>
          <w:rtl w:val="0"/>
        </w:rPr>
        <w:t xml:space="preserve">4.1  What authentication is</w:t>
      </w:r>
      <w:r w:rsidDel="00000000" w:rsidR="00000000" w:rsidRPr="00000000">
        <w:rPr>
          <w:rtl w:val="0"/>
        </w:rPr>
      </w:r>
    </w:p>
    <w:p w:rsidR="00000000" w:rsidDel="00000000" w:rsidP="00000000" w:rsidRDefault="00000000" w:rsidRPr="00000000" w14:paraId="0000002B">
      <w:pPr>
        <w:spacing w:after="160" w:line="276" w:lineRule="auto"/>
        <w:rPr/>
      </w:pPr>
      <w:ins w:author="Info Vivencia" w:id="56" w:date="2026-06-24T06:02:07Z">
        <w:r w:rsidDel="00000000" w:rsidR="00000000" w:rsidRPr="00000000">
          <w:rPr>
            <w:rtl w:val="0"/>
            <w:rPrChange w:author="Info Vivencia" w:id="57" w:date="2026-06-24T06:02:07Z">
              <w:rPr/>
            </w:rPrChange>
          </w:rPr>
          <w:t xml:space="preserve">Beyond storing information, the back-end must also know who is using the application, a responsibility handled by authentication — the formal name for logging in.Beyond storing information, the back-end must also know who is using the application, a responsibility handled by authentication — the formal name for logging in.</w:t>
        </w:r>
      </w:ins>
      <w:del w:author="Info Vivencia" w:id="56" w:date="2026-06-24T06:02:07Z">
        <w:r w:rsidDel="00000000" w:rsidR="00000000" w:rsidRPr="00000000">
          <w:rPr>
            <w:rtl w:val="0"/>
            <w:rPrChange w:author="Info Vivencia" w:id="57" w:date="2026-06-24T06:02:07Z">
              <w:rPr>
                <w:rFonts w:ascii="Calibri" w:cs="Calibri" w:eastAsia="Calibri" w:hAnsi="Calibri"/>
                <w:color w:val="000000"/>
                <w:sz w:val="22"/>
                <w:szCs w:val="22"/>
              </w:rPr>
            </w:rPrChange>
          </w:rPr>
          <w:delText xml:space="preserve">The second job of a back-end is to recognise who is using the app, and the feature that does this is authentication — the formal name for logging in</w:delText>
        </w:r>
      </w:del>
      <w:r w:rsidDel="00000000" w:rsidR="00000000" w:rsidRPr="00000000">
        <w:rPr>
          <w:rFonts w:ascii="Calibri" w:cs="Calibri" w:eastAsia="Calibri" w:hAnsi="Calibri"/>
          <w:color w:val="000000"/>
          <w:sz w:val="22"/>
          <w:szCs w:val="22"/>
          <w:rtl w:val="0"/>
        </w:rPr>
        <w:t xml:space="preserve">. You meet authentication every day without naming it: when you open your email, your bank app, or your social media and it asks for a username and a password, it is checking that you are </w:t>
      </w:r>
      <w:del w:author="Info Vivencia" w:id="58" w:date="2026-06-24T06:02:24Z">
        <w:r w:rsidDel="00000000" w:rsidR="00000000" w:rsidRPr="00000000">
          <w:rPr>
            <w:rFonts w:ascii="Calibri" w:cs="Calibri" w:eastAsia="Calibri" w:hAnsi="Calibri"/>
            <w:color w:val="000000"/>
            <w:sz w:val="22"/>
            <w:szCs w:val="22"/>
            <w:rtl w:val="0"/>
          </w:rPr>
          <w:delText xml:space="preserve">who you claim to be </w:delText>
        </w:r>
      </w:del>
      <w:r w:rsidDel="00000000" w:rsidR="00000000" w:rsidRPr="00000000">
        <w:rPr>
          <w:rFonts w:ascii="Calibri" w:cs="Calibri" w:eastAsia="Calibri" w:hAnsi="Calibri"/>
          <w:color w:val="000000"/>
          <w:sz w:val="22"/>
          <w:szCs w:val="22"/>
          <w:rtl w:val="0"/>
        </w:rPr>
        <w:t xml:space="preserve">before it lets you in and</w:t>
      </w:r>
      <w:ins w:author="Info Vivencia" w:id="59" w:date="2026-06-24T06:02:59Z">
        <w:r w:rsidDel="00000000" w:rsidR="00000000" w:rsidRPr="00000000">
          <w:rPr>
            <w:rtl w:val="0"/>
            <w:rPrChange w:author="Info Vivencia" w:id="60" w:date="2026-06-24T06:02:59Z">
              <w:rPr>
                <w:rFonts w:ascii="Calibri" w:cs="Calibri" w:eastAsia="Calibri" w:hAnsi="Calibri"/>
                <w:color w:val="000000"/>
                <w:sz w:val="22"/>
                <w:szCs w:val="22"/>
              </w:rPr>
            </w:rPrChange>
          </w:rPr>
          <w:t xml:space="preserve"> </w:t>
        </w:r>
      </w:ins>
      <w:del w:author="Info Vivencia" w:id="59" w:date="2026-06-24T06:02:59Z">
        <w:r w:rsidDel="00000000" w:rsidR="00000000" w:rsidRPr="00000000">
          <w:rPr>
            <w:rFonts w:ascii="Calibri" w:cs="Calibri" w:eastAsia="Calibri" w:hAnsi="Calibri"/>
            <w:color w:val="000000"/>
            <w:sz w:val="22"/>
            <w:szCs w:val="22"/>
            <w:rtl w:val="0"/>
          </w:rPr>
          <w:delText xml:space="preserve"> </w:delText>
        </w:r>
      </w:del>
      <w:ins w:author="Info Vivencia" w:id="59" w:date="2026-06-24T06:02:59Z">
        <w:r w:rsidDel="00000000" w:rsidR="00000000" w:rsidRPr="00000000">
          <w:rPr>
            <w:rtl w:val="0"/>
            <w:rPrChange w:author="Info Vivencia" w:id="60" w:date="2026-06-24T06:02:59Z">
              <w:rPr>
                <w:rFonts w:ascii="Calibri" w:cs="Calibri" w:eastAsia="Calibri" w:hAnsi="Calibri"/>
                <w:color w:val="000000"/>
                <w:sz w:val="22"/>
                <w:szCs w:val="22"/>
              </w:rPr>
            </w:rPrChange>
          </w:rPr>
          <w:t xml:space="preserve">shows you the information that is yours.</w:t>
        </w:r>
      </w:ins>
      <w:del w:author="Info Vivencia" w:id="59" w:date="2026-06-24T06:02:59Z">
        <w:r w:rsidDel="00000000" w:rsidR="00000000" w:rsidRPr="00000000">
          <w:rPr>
            <w:rtl w:val="0"/>
            <w:rPrChange w:author="Info Vivencia" w:id="60" w:date="2026-06-24T06:02:59Z">
              <w:rPr>
                <w:rFonts w:ascii="Calibri" w:cs="Calibri" w:eastAsia="Calibri" w:hAnsi="Calibri"/>
                <w:color w:val="000000"/>
                <w:sz w:val="22"/>
                <w:szCs w:val="22"/>
              </w:rPr>
            </w:rPrChange>
          </w:rPr>
          <w:delText xml:space="preserve">shows you your own things</w:delText>
        </w:r>
      </w:del>
      <w:r w:rsidDel="00000000" w:rsidR="00000000" w:rsidRPr="00000000">
        <w:rPr>
          <w:rFonts w:ascii="Calibri" w:cs="Calibri" w:eastAsia="Calibri" w:hAnsi="Calibri"/>
          <w:color w:val="000000"/>
          <w:sz w:val="22"/>
          <w:szCs w:val="22"/>
          <w:rtl w:val="0"/>
        </w:rPr>
        <w:t xml:space="preserve">. </w:t>
      </w:r>
      <w:ins w:author="Info Vivencia" w:id="61" w:date="2026-06-24T06:03:40Z">
        <w:r w:rsidDel="00000000" w:rsidR="00000000" w:rsidRPr="00000000">
          <w:rPr>
            <w:rtl w:val="0"/>
            <w:rPrChange w:author="Info Vivencia" w:id="62" w:date="2026-06-24T06:03:40Z">
              <w:rPr>
                <w:rFonts w:ascii="Calibri" w:cs="Calibri" w:eastAsia="Calibri" w:hAnsi="Calibri"/>
                <w:color w:val="000000"/>
                <w:sz w:val="22"/>
                <w:szCs w:val="22"/>
              </w:rPr>
            </w:rPrChange>
          </w:rPr>
          <w:t xml:space="preserve">Authentication is nothing more than that identity check, incorporated into the application itself. </w:t>
        </w:r>
      </w:ins>
      <w:del w:author="Info Vivencia" w:id="61" w:date="2026-06-24T06:03:40Z">
        <w:r w:rsidDel="00000000" w:rsidR="00000000" w:rsidRPr="00000000">
          <w:rPr>
            <w:rtl w:val="0"/>
            <w:rPrChange w:author="Info Vivencia" w:id="62" w:date="2026-06-24T06:03:40Z">
              <w:rPr>
                <w:rFonts w:ascii="Calibri" w:cs="Calibri" w:eastAsia="Calibri" w:hAnsi="Calibri"/>
                <w:color w:val="000000"/>
                <w:sz w:val="22"/>
                <w:szCs w:val="22"/>
              </w:rPr>
            </w:rPrChange>
          </w:rPr>
          <w:delText xml:space="preserve">Authentication is simply that check, built into an app you make.</w:delText>
        </w:r>
      </w:del>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color w:val="000000"/>
          <w:sz w:val="22"/>
          <w:szCs w:val="22"/>
          <w:rtl w:val="0"/>
        </w:rPr>
        <w:t xml:space="preserve">The plainest picture is a front door with a lock. A website with no login is a building with no door — anyone who has the address can walk in and see everything. For much of what you have built so far, that was exactly right</w:t>
      </w:r>
      <w:ins w:author="Info Vivencia" w:id="63" w:date="2026-06-24T06:04:01Z">
        <w:r w:rsidDel="00000000" w:rsidR="00000000" w:rsidRPr="00000000">
          <w:rPr>
            <w:rtl w:val="0"/>
            <w:rPrChange w:author="Info Vivencia" w:id="64" w:date="2026-06-24T06:04:01Z">
              <w:rPr>
                <w:rFonts w:ascii="Calibri" w:cs="Calibri" w:eastAsia="Calibri" w:hAnsi="Calibri"/>
                <w:color w:val="000000"/>
                <w:sz w:val="22"/>
                <w:szCs w:val="22"/>
              </w:rPr>
            </w:rPrChange>
          </w:rPr>
          <w:t xml:space="preserve"> for</w:t>
        </w:r>
      </w:ins>
      <w:del w:author="Info Vivencia" w:id="63" w:date="2026-06-24T06:04:01Z">
        <w:r w:rsidDel="00000000" w:rsidR="00000000" w:rsidRPr="00000000">
          <w:rPr>
            <w:rFonts w:ascii="Calibri" w:cs="Calibri" w:eastAsia="Calibri" w:hAnsi="Calibri"/>
            <w:color w:val="000000"/>
            <w:sz w:val="22"/>
            <w:szCs w:val="22"/>
            <w:rtl w:val="0"/>
          </w:rPr>
          <w:delText xml:space="preserve">:</w:delText>
        </w:r>
      </w:del>
      <w:r w:rsidDel="00000000" w:rsidR="00000000" w:rsidRPr="00000000">
        <w:rPr>
          <w:rFonts w:ascii="Calibri" w:cs="Calibri" w:eastAsia="Calibri" w:hAnsi="Calibri"/>
          <w:color w:val="000000"/>
          <w:sz w:val="22"/>
          <w:szCs w:val="22"/>
          <w:rtl w:val="0"/>
        </w:rPr>
        <w:t xml:space="preserve"> the wedding page, the electrician’s page, and the shop’s reply assistant </w:t>
      </w:r>
      <w:ins w:author="Info Vivencia" w:id="65" w:date="2026-06-24T06:04:10Z">
        <w:r w:rsidDel="00000000" w:rsidR="00000000" w:rsidRPr="00000000">
          <w:rPr>
            <w:rFonts w:ascii="Calibri" w:cs="Calibri" w:eastAsia="Calibri" w:hAnsi="Calibri"/>
            <w:color w:val="000000"/>
            <w:sz w:val="22"/>
            <w:szCs w:val="22"/>
            <w:rtl w:val="0"/>
          </w:rPr>
          <w:t xml:space="preserve">, which </w:t>
        </w:r>
      </w:ins>
      <w:r w:rsidDel="00000000" w:rsidR="00000000" w:rsidRPr="00000000">
        <w:rPr>
          <w:rFonts w:ascii="Calibri" w:cs="Calibri" w:eastAsia="Calibri" w:hAnsi="Calibri"/>
          <w:color w:val="000000"/>
          <w:sz w:val="22"/>
          <w:szCs w:val="22"/>
          <w:rtl w:val="0"/>
        </w:rPr>
        <w:t xml:space="preserve">were all meant to be open to whoever had the link. But the dashboard is different. It shows a shop’s private sales, and those figures should not be visible to anyone who happens to </w:t>
      </w:r>
      <w:ins w:author="Info Vivencia" w:id="66" w:date="2026-06-24T06:04:28Z">
        <w:r w:rsidDel="00000000" w:rsidR="00000000" w:rsidRPr="00000000">
          <w:rPr>
            <w:rtl w:val="0"/>
            <w:rPrChange w:author="Info Vivencia" w:id="67" w:date="2026-06-24T06:04:28Z">
              <w:rPr>
                <w:rFonts w:ascii="Calibri" w:cs="Calibri" w:eastAsia="Calibri" w:hAnsi="Calibri"/>
                <w:color w:val="000000"/>
                <w:sz w:val="22"/>
                <w:szCs w:val="22"/>
              </w:rPr>
            </w:rPrChange>
          </w:rPr>
          <w:t xml:space="preserve">have </w:t>
        </w:r>
        <w:r w:rsidDel="00000000" w:rsidR="00000000" w:rsidRPr="00000000">
          <w:rPr>
            <w:rtl w:val="0"/>
            <w:rPrChange w:author="Info Vivencia" w:id="67" w:date="2026-06-24T06:04:28Z">
              <w:rPr>
                <w:rFonts w:ascii="Calibri" w:cs="Calibri" w:eastAsia="Calibri" w:hAnsi="Calibri"/>
                <w:color w:val="000000"/>
                <w:sz w:val="22"/>
                <w:szCs w:val="22"/>
              </w:rPr>
            </w:rPrChange>
          </w:rPr>
          <w:t xml:space="preserve">access</w:t>
        </w:r>
        <w:r w:rsidDel="00000000" w:rsidR="00000000" w:rsidRPr="00000000">
          <w:rPr>
            <w:rtl w:val="0"/>
            <w:rPrChange w:author="Info Vivencia" w:id="67" w:date="2026-06-24T06:04:28Z">
              <w:rPr>
                <w:rFonts w:ascii="Calibri" w:cs="Calibri" w:eastAsia="Calibri" w:hAnsi="Calibri"/>
                <w:color w:val="000000"/>
                <w:sz w:val="22"/>
                <w:szCs w:val="22"/>
              </w:rPr>
            </w:rPrChange>
          </w:rPr>
          <w:t xml:space="preserve"> to the link</w:t>
        </w:r>
      </w:ins>
      <w:del w:author="Info Vivencia" w:id="66" w:date="2026-06-24T06:04:28Z">
        <w:r w:rsidDel="00000000" w:rsidR="00000000" w:rsidRPr="00000000">
          <w:rPr>
            <w:rtl w:val="0"/>
            <w:rPrChange w:author="Info Vivencia" w:id="67" w:date="2026-06-24T06:04:28Z">
              <w:rPr>
                <w:rFonts w:ascii="Calibri" w:cs="Calibri" w:eastAsia="Calibri" w:hAnsi="Calibri"/>
                <w:color w:val="000000"/>
                <w:sz w:val="22"/>
                <w:szCs w:val="22"/>
              </w:rPr>
            </w:rPrChange>
          </w:rPr>
          <w:delText xml:space="preserve">be sent the link</w:delText>
        </w:r>
      </w:del>
      <w:r w:rsidDel="00000000" w:rsidR="00000000" w:rsidRPr="00000000">
        <w:rPr>
          <w:rFonts w:ascii="Calibri" w:cs="Calibri" w:eastAsia="Calibri" w:hAnsi="Calibri"/>
          <w:color w:val="000000"/>
          <w:sz w:val="22"/>
          <w:szCs w:val="22"/>
          <w:rtl w:val="0"/>
        </w:rPr>
        <w:t xml:space="preserve">. The dashboard needs a front door, so that only the owner, after proving who they are, can see what is inside.</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color w:val="000000"/>
          <w:sz w:val="22"/>
          <w:szCs w:val="22"/>
          <w:rtl w:val="0"/>
        </w:rPr>
        <w:t xml:space="preserve">Authentication has two parts worth separating. The first is the account: a record of a user, usually an email address and a password they choose, kept so the app knows this person exists. The second is the check at the door: when someone arrives, the app asks for their email and password and confirms they match an account before letting them in. Creating accounts and checking them at the door is the whole of authentication, and like the database,</w:t>
      </w:r>
      <w:ins w:author="Info Vivencia" w:id="68" w:date="2026-06-24T06:07:44Z">
        <w:r w:rsidDel="00000000" w:rsidR="00000000" w:rsidRPr="00000000">
          <w:rPr>
            <w:rtl w:val="0"/>
            <w:rPrChange w:author="Info Vivencia" w:id="69" w:date="2026-06-24T06:07:44Z">
              <w:rPr>
                <w:rFonts w:ascii="Calibri" w:cs="Calibri" w:eastAsia="Calibri" w:hAnsi="Calibri"/>
                <w:color w:val="000000"/>
                <w:sz w:val="22"/>
                <w:szCs w:val="22"/>
              </w:rPr>
            </w:rPrChange>
          </w:rPr>
          <w:t xml:space="preserve">it is something that you ask for in plain language and the tool builds it for you rather than something you construct manually.</w:t>
        </w:r>
      </w:ins>
      <w:del w:author="Info Vivencia" w:id="68" w:date="2026-06-24T06:07:44Z">
        <w:r w:rsidDel="00000000" w:rsidR="00000000" w:rsidRPr="00000000">
          <w:rPr>
            <w:rtl w:val="0"/>
            <w:rPrChange w:author="Info Vivencia" w:id="69" w:date="2026-06-24T06:07:44Z">
              <w:rPr>
                <w:rFonts w:ascii="Calibri" w:cs="Calibri" w:eastAsia="Calibri" w:hAnsi="Calibri"/>
                <w:color w:val="000000"/>
                <w:sz w:val="22"/>
                <w:szCs w:val="22"/>
              </w:rPr>
            </w:rPrChange>
          </w:rPr>
          <w:delText xml:space="preserve"> it is something you ask for in plain language and a tool provides, rather than something you build by hand.</w:delText>
        </w:r>
      </w:del>
      <w:r w:rsidDel="00000000" w:rsidR="00000000" w:rsidRPr="00000000">
        <w:rPr>
          <w:rtl w:val="0"/>
        </w:rPr>
      </w:r>
    </w:p>
    <w:p w:rsidR="00000000" w:rsidDel="00000000" w:rsidP="00000000" w:rsidRDefault="00000000" w:rsidRPr="00000000" w14:paraId="0000002E">
      <w:pPr>
        <w:spacing w:after="80" w:before="160" w:lineRule="auto"/>
        <w:rPr/>
      </w:pPr>
      <w:r w:rsidDel="00000000" w:rsidR="00000000" w:rsidRPr="00000000">
        <w:rPr>
          <w:rFonts w:ascii="Calibri" w:cs="Calibri" w:eastAsia="Calibri" w:hAnsi="Calibri"/>
          <w:color w:val="2e74b5"/>
          <w:sz w:val="26"/>
          <w:szCs w:val="26"/>
          <w:rtl w:val="0"/>
        </w:rPr>
        <w:t xml:space="preserve">4.2  Adding a login to the dashboard</w:t>
      </w:r>
      <w:r w:rsidDel="00000000" w:rsidR="00000000" w:rsidRPr="00000000">
        <w:rPr>
          <w:rtl w:val="0"/>
        </w:rPr>
      </w:r>
    </w:p>
    <w:p w:rsidR="00000000" w:rsidDel="00000000" w:rsidP="00000000" w:rsidRDefault="00000000" w:rsidRPr="00000000" w14:paraId="0000002F">
      <w:pPr>
        <w:spacing w:after="160" w:line="276" w:lineRule="auto"/>
        <w:rPr/>
      </w:pPr>
      <w:ins w:author="Info Vivencia" w:id="70" w:date="2026-06-24T06:13:27Z">
        <w:r w:rsidDel="00000000" w:rsidR="00000000" w:rsidRPr="00000000">
          <w:rPr>
            <w:rtl w:val="0"/>
            <w:rPrChange w:author="Info Vivencia" w:id="71" w:date="2026-06-24T06:13:27Z">
              <w:rPr/>
            </w:rPrChange>
          </w:rPr>
          <w:t xml:space="preserve">Adding a login to the boutique dashboard is, on your end, one more deliberate change. Since Supabase is already handling sales data storage, it also offers built-in authentication, meaning the same tool that holds the data can now control who gets access to it.</w:t>
        </w:r>
      </w:ins>
      <w:del w:author="Info Vivencia" w:id="70" w:date="2026-06-24T06:13:27Z">
        <w:r w:rsidDel="00000000" w:rsidR="00000000" w:rsidRPr="00000000">
          <w:rPr>
            <w:rtl w:val="0"/>
            <w:rPrChange w:author="Info Vivencia" w:id="71" w:date="2026-06-24T06:13:27Z">
              <w:rPr>
                <w:rFonts w:ascii="Calibri" w:cs="Calibri" w:eastAsia="Calibri" w:hAnsi="Calibri"/>
                <w:color w:val="000000"/>
                <w:sz w:val="22"/>
                <w:szCs w:val="22"/>
              </w:rPr>
            </w:rPrChange>
          </w:rPr>
          <w:delText xml:space="preserve">Adding a login to the boutique dashboard is, from your side, another described change. Supabase, which is already storing the sales, also provides authentication, so the same tool can put a door on the dashboard it is keeping the data for.</w:delText>
        </w:r>
      </w:del>
      <w:r w:rsidDel="00000000" w:rsidR="00000000" w:rsidRPr="00000000">
        <w:rPr>
          <w:rtl w:val="0"/>
        </w:rPr>
      </w:r>
    </w:p>
    <w:p w:rsidR="00000000" w:rsidDel="00000000" w:rsidP="00000000" w:rsidRDefault="00000000" w:rsidRPr="00000000" w14:paraId="00000030">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Add a login to this dashboard so that only the shop owner can see it. The owner should sign in with an email and a password. Anyone who is not signed in should see only a login screen, not the sales. Let the owner sign out when they are done.</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Fonts w:ascii="Calibri" w:cs="Calibri" w:eastAsia="Calibri" w:hAnsi="Calibri"/>
          <w:color w:val="000000"/>
          <w:sz w:val="22"/>
          <w:szCs w:val="22"/>
          <w:rtl w:val="0"/>
        </w:rPr>
        <w:t xml:space="preserve">That instruction names what matters in ordinary words: a login screen for the owner, the sales hidden from anyone not signed in, and a way to sign out. With it, Supabase creates the owner’s account and puts the check at the door, and the dashboard that was open to anyone with the link is now closed to everyone but the person who can prove they own it. The shop’s private figures are private at last, which is what made the dashboard worth protecting in the first place.</w:t>
      </w:r>
      <w:r w:rsidDel="00000000" w:rsidR="00000000" w:rsidRPr="00000000">
        <w:rPr>
          <w:rtl w:val="0"/>
        </w:rPr>
      </w:r>
    </w:p>
    <w:p w:rsidR="00000000" w:rsidDel="00000000" w:rsidP="00000000" w:rsidRDefault="00000000" w:rsidRPr="00000000" w14:paraId="00000032">
      <w:pPr>
        <w:spacing w:after="160" w:line="276" w:lineRule="auto"/>
        <w:rPr/>
      </w:pPr>
      <w:ins w:author="Info Vivencia" w:id="72" w:date="2026-06-24T06:15:58Z">
        <w:r w:rsidDel="00000000" w:rsidR="00000000" w:rsidRPr="00000000">
          <w:rPr>
            <w:rtl w:val="0"/>
          </w:rPr>
          <w:t xml:space="preserve">Again, to </w:t>
        </w:r>
        <w:r w:rsidDel="00000000" w:rsidR="00000000" w:rsidRPr="00000000">
          <w:rPr>
            <w:rtl w:val="0"/>
            <w:rPrChange w:author="Info Vivencia" w:id="73" w:date="2026-06-24T06:15:58Z">
              <w:rPr/>
            </w:rPrChange>
          </w:rPr>
          <w:t xml:space="preserve">verify</w:t>
        </w:r>
        <w:r w:rsidDel="00000000" w:rsidR="00000000" w:rsidRPr="00000000">
          <w:rPr>
            <w:rtl w:val="0"/>
          </w:rPr>
          <w:t xml:space="preserve"> the </w:t>
        </w:r>
        <w:r w:rsidDel="00000000" w:rsidR="00000000" w:rsidRPr="00000000">
          <w:rPr>
            <w:rtl w:val="0"/>
            <w:rPrChange w:author="Info Vivencia" w:id="73" w:date="2026-06-24T06:15:58Z">
              <w:rPr/>
            </w:rPrChange>
          </w:rPr>
          <w:t xml:space="preserve">application, is to use it</w:t>
        </w:r>
      </w:ins>
      <w:del w:author="Info Vivencia" w:id="72" w:date="2026-06-24T06:15:58Z">
        <w:r w:rsidDel="00000000" w:rsidR="00000000" w:rsidRPr="00000000">
          <w:rPr>
            <w:rFonts w:ascii="Calibri" w:cs="Calibri" w:eastAsia="Calibri" w:hAnsi="Calibri"/>
            <w:color w:val="000000"/>
            <w:sz w:val="22"/>
            <w:szCs w:val="22"/>
            <w:rtl w:val="0"/>
          </w:rPr>
          <w:delText xml:space="preserve">The verification is, once more, to use it</w:delText>
        </w:r>
      </w:del>
      <w:r w:rsidDel="00000000" w:rsidR="00000000" w:rsidRPr="00000000">
        <w:rPr>
          <w:rFonts w:ascii="Calibri" w:cs="Calibri" w:eastAsia="Calibri" w:hAnsi="Calibri"/>
          <w:color w:val="000000"/>
          <w:sz w:val="22"/>
          <w:szCs w:val="22"/>
          <w:rtl w:val="0"/>
        </w:rPr>
        <w:t xml:space="preserve">. You open the dashboard without signing in and confirm you are stopped at the login screen and cannot see the sales; you sign in with the owner’s email and password and confirm the dashboard appears; you sign out and confirm you are locked out again. </w:t>
      </w:r>
      <w:ins w:author="Info Vivencia" w:id="74" w:date="2026-06-24T06:18:39Z">
        <w:r w:rsidDel="00000000" w:rsidR="00000000" w:rsidRPr="00000000">
          <w:rPr>
            <w:rtl w:val="0"/>
            <w:rPrChange w:author="Info Vivencia" w:id="75" w:date="2026-06-24T06:18:39Z">
              <w:rPr>
                <w:rFonts w:ascii="Calibri" w:cs="Calibri" w:eastAsia="Calibri" w:hAnsi="Calibri"/>
                <w:color w:val="000000"/>
                <w:sz w:val="22"/>
                <w:szCs w:val="22"/>
              </w:rPr>
            </w:rPrChange>
          </w:rPr>
          <w:t xml:space="preserve">"A login that appears functional but fails to block unauthorized users is worse than having no login at all — because it creates a false sense of security around data that remains fully exposed. The only way to confirm that access is genuinely restricted is to attempt entry as an unauthorized user would. </w:t>
        </w:r>
      </w:ins>
      <w:del w:author="Info Vivencia" w:id="74" w:date="2026-06-24T06:18:39Z">
        <w:r w:rsidDel="00000000" w:rsidR="00000000" w:rsidRPr="00000000">
          <w:rPr>
            <w:rtl w:val="0"/>
            <w:rPrChange w:author="Info Vivencia" w:id="75" w:date="2026-06-24T06:18:39Z">
              <w:rPr>
                <w:rFonts w:ascii="Calibri" w:cs="Calibri" w:eastAsia="Calibri" w:hAnsi="Calibri"/>
                <w:color w:val="000000"/>
                <w:sz w:val="22"/>
                <w:szCs w:val="22"/>
              </w:rPr>
            </w:rPrChange>
          </w:rPr>
          <w:delText xml:space="preserve">A login that looks present but does not actually keep an unsigned visitor out is worse than no login, because it gives a false sense of safety to data that is in fact exposed, and only by trying to get in the wrong way — as someone who should not be allowed would — can you confirm the door is truly shut.</w:delText>
        </w:r>
      </w:del>
      <w:r w:rsidDel="00000000" w:rsidR="00000000" w:rsidRPr="00000000">
        <w:rPr>
          <w:rtl w:val="0"/>
        </w:rPr>
      </w:r>
    </w:p>
    <w:p w:rsidR="00000000" w:rsidDel="00000000" w:rsidP="00000000" w:rsidRDefault="00000000" w:rsidRPr="00000000" w14:paraId="00000033">
      <w:pPr>
        <w:spacing w:after="80" w:before="160" w:lineRule="auto"/>
        <w:rPr/>
      </w:pPr>
      <w:r w:rsidDel="00000000" w:rsidR="00000000" w:rsidRPr="00000000">
        <w:rPr>
          <w:rFonts w:ascii="Calibri" w:cs="Calibri" w:eastAsia="Calibri" w:hAnsi="Calibri"/>
          <w:color w:val="2e74b5"/>
          <w:sz w:val="26"/>
          <w:szCs w:val="26"/>
          <w:rtl w:val="0"/>
        </w:rPr>
        <w:t xml:space="preserve">4.3  From one owner to many users: the student portal</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Fonts w:ascii="Calibri" w:cs="Calibri" w:eastAsia="Calibri" w:hAnsi="Calibri"/>
          <w:color w:val="000000"/>
          <w:sz w:val="22"/>
          <w:szCs w:val="22"/>
          <w:rtl w:val="0"/>
        </w:rPr>
        <w:t xml:space="preserve">The dashboard needed only one account, because only the owner uses it. But authentication does its most interesting work when an app has many users, each of whom should see only their own things. This is what people mean by a user portal, and </w:t>
      </w:r>
      <w:ins w:author="Info Vivencia" w:id="76" w:date="2026-06-24T06:20:14Z">
        <w:r w:rsidDel="00000000" w:rsidR="00000000" w:rsidRPr="00000000">
          <w:rPr>
            <w:rtl w:val="0"/>
            <w:rPrChange w:author="Info Vivencia" w:id="77" w:date="2026-06-24T06:20:14Z">
              <w:rPr>
                <w:rFonts w:ascii="Calibri" w:cs="Calibri" w:eastAsia="Calibri" w:hAnsi="Calibri"/>
                <w:color w:val="000000"/>
                <w:sz w:val="22"/>
                <w:szCs w:val="22"/>
              </w:rPr>
            </w:rPrChange>
          </w:rPr>
          <w:t xml:space="preserve">it is</w:t>
        </w:r>
        <w:r w:rsidDel="00000000" w:rsidR="00000000" w:rsidRPr="00000000">
          <w:rPr>
            <w:rtl w:val="0"/>
            <w:rPrChange w:author="Info Vivencia" w:id="77" w:date="2026-06-24T06:20:14Z">
              <w:rPr>
                <w:rFonts w:ascii="Calibri" w:cs="Calibri" w:eastAsia="Calibri" w:hAnsi="Calibri"/>
                <w:color w:val="000000"/>
                <w:sz w:val="22"/>
                <w:szCs w:val="22"/>
              </w:rPr>
            </w:rPrChange>
          </w:rPr>
          <w:t xml:space="preserve"> worth illustrating this concept through a second, simpler example, because the pattern it reveals underlies a great deal of practical software.</w:t>
        </w:r>
      </w:ins>
      <w:del w:author="Info Vivencia" w:id="76" w:date="2026-06-24T06:20:14Z">
        <w:r w:rsidDel="00000000" w:rsidR="00000000" w:rsidRPr="00000000">
          <w:rPr>
            <w:rtl w:val="0"/>
            <w:rPrChange w:author="Info Vivencia" w:id="77" w:date="2026-06-24T06:20:14Z">
              <w:rPr>
                <w:rFonts w:ascii="Calibri" w:cs="Calibri" w:eastAsia="Calibri" w:hAnsi="Calibri"/>
                <w:color w:val="000000"/>
                <w:sz w:val="22"/>
                <w:szCs w:val="22"/>
              </w:rPr>
            </w:rPrChange>
          </w:rPr>
          <w:delText xml:space="preserve">it is worth building the idea on a second, lighter example, because it is the shape behind a great deal of useful software.</w:delText>
        </w:r>
      </w:del>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color w:val="000000"/>
          <w:sz w:val="22"/>
          <w:szCs w:val="22"/>
          <w:rtl w:val="0"/>
        </w:rPr>
        <w:t xml:space="preserve">Return to the tuition teacher’s question generator from Day 15. Suppose the teacher wants to turn it into a portal for students: each student logs in with their own account, generates and saves their own practice sets, and sees only their own work — not the sets belonging to other students. This needs both jobs of the back-end working together. The database remembers each student’s saved sets, and authentication does two things at once: it lets each student into their own account, and it makes sure that </w:t>
      </w:r>
      <w:ins w:author="Info Vivencia" w:id="78" w:date="2026-06-24T06:21:38Z">
        <w:r w:rsidDel="00000000" w:rsidR="00000000" w:rsidRPr="00000000">
          <w:rPr>
            <w:rtl w:val="0"/>
            <w:rPrChange w:author="Info Vivencia" w:id="79" w:date="2026-06-24T06:21:38Z">
              <w:rPr>
                <w:rFonts w:ascii="Calibri" w:cs="Calibri" w:eastAsia="Calibri" w:hAnsi="Calibri"/>
                <w:color w:val="000000"/>
                <w:sz w:val="22"/>
                <w:szCs w:val="22"/>
              </w:rPr>
            </w:rPrChange>
          </w:rPr>
          <w:t xml:space="preserve">each student can only ever access their own information, never that of another.</w:t>
        </w:r>
      </w:ins>
      <w:del w:author="Info Vivencia" w:id="78" w:date="2026-06-24T06:21:38Z">
        <w:r w:rsidDel="00000000" w:rsidR="00000000" w:rsidRPr="00000000">
          <w:rPr>
            <w:rtl w:val="0"/>
            <w:rPrChange w:author="Info Vivencia" w:id="79" w:date="2026-06-24T06:21:38Z">
              <w:rPr>
                <w:rFonts w:ascii="Calibri" w:cs="Calibri" w:eastAsia="Calibri" w:hAnsi="Calibri"/>
                <w:color w:val="000000"/>
                <w:sz w:val="22"/>
                <w:szCs w:val="22"/>
              </w:rPr>
            </w:rPrChange>
          </w:rPr>
          <w:delText xml:space="preserve">what one student sees is only ever their own, never another’s.</w:delText>
        </w:r>
      </w:del>
      <w:r w:rsidDel="00000000" w:rsidR="00000000" w:rsidRPr="00000000">
        <w:rPr>
          <w:rtl w:val="0"/>
        </w:rPr>
      </w:r>
    </w:p>
    <w:p w:rsidR="00000000" w:rsidDel="00000000" w:rsidP="00000000" w:rsidRDefault="00000000" w:rsidRPr="00000000" w14:paraId="00000036">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Turn this question generator into a portal for students. Each student signs in with their own email and password. A student can generate practice sets and save them, and when they sign in again their saved sets are still there. Each student sees only their own saved sets, never another student’s.</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color w:val="000000"/>
          <w:sz w:val="22"/>
          <w:szCs w:val="22"/>
          <w:rtl w:val="0"/>
        </w:rPr>
        <w:t xml:space="preserve">The new idea here, and the one worth holding on to, is that the stored data is tied to the user who owns it. In the single-owner dashboard, all the data belonged to the one person who could log in, so there was nothing to separate. In a portal with many users, every saved set is kept with a note of which student it belongs to, and the app uses the login to show each student only the rows that are theirs. Recognising who is using the app is therefore not only about keeping strangers out; it is about giving each of many rightful users their own private view of a shared app. That is the engine behind every portal you have ever logged into, from a bank to a learning site, </w:t>
      </w:r>
      <w:ins w:author="Info Vivencia" w:id="80" w:date="2026-06-24T06:23:54Z">
        <w:r w:rsidDel="00000000" w:rsidR="00000000" w:rsidRPr="00000000">
          <w:rPr>
            <w:rtl w:val="0"/>
            <w:rPrChange w:author="Info Vivencia" w:id="81" w:date="2026-06-24T06:23:54Z">
              <w:rPr>
                <w:rFonts w:ascii="Calibri" w:cs="Calibri" w:eastAsia="Calibri" w:hAnsi="Calibri"/>
                <w:color w:val="000000"/>
                <w:sz w:val="22"/>
                <w:szCs w:val="22"/>
              </w:rPr>
            </w:rPrChange>
          </w:rPr>
          <w:t xml:space="preserve">and now</w:t>
        </w:r>
      </w:ins>
      <w:del w:author="Info Vivencia" w:id="80" w:date="2026-06-24T06:23:54Z">
        <w:r w:rsidDel="00000000" w:rsidR="00000000" w:rsidRPr="00000000">
          <w:rPr>
            <w:rtl w:val="0"/>
            <w:rPrChange w:author="Info Vivencia" w:id="81" w:date="2026-06-24T06:23:54Z">
              <w:rPr>
                <w:rFonts w:ascii="Calibri" w:cs="Calibri" w:eastAsia="Calibri" w:hAnsi="Calibri"/>
                <w:color w:val="000000"/>
                <w:sz w:val="22"/>
                <w:szCs w:val="22"/>
              </w:rPr>
            </w:rPrChange>
          </w:rPr>
          <w:delText xml:space="preserve">and</w:delText>
        </w:r>
      </w:del>
      <w:r w:rsidDel="00000000" w:rsidR="00000000" w:rsidRPr="00000000">
        <w:rPr>
          <w:rFonts w:ascii="Calibri" w:cs="Calibri" w:eastAsia="Calibri" w:hAnsi="Calibri"/>
          <w:color w:val="000000"/>
          <w:sz w:val="22"/>
          <w:szCs w:val="22"/>
          <w:rtl w:val="0"/>
        </w:rPr>
        <w:t xml:space="preserve"> you can </w:t>
      </w:r>
      <w:del w:author="Info Vivencia" w:id="82" w:date="2026-06-24T06:24:00Z">
        <w:r w:rsidDel="00000000" w:rsidR="00000000" w:rsidRPr="00000000">
          <w:rPr>
            <w:rFonts w:ascii="Calibri" w:cs="Calibri" w:eastAsia="Calibri" w:hAnsi="Calibri"/>
            <w:color w:val="000000"/>
            <w:sz w:val="22"/>
            <w:szCs w:val="22"/>
            <w:rtl w:val="0"/>
          </w:rPr>
          <w:delText xml:space="preserve">now </w:delText>
        </w:r>
      </w:del>
      <w:r w:rsidDel="00000000" w:rsidR="00000000" w:rsidRPr="00000000">
        <w:rPr>
          <w:rFonts w:ascii="Calibri" w:cs="Calibri" w:eastAsia="Calibri" w:hAnsi="Calibri"/>
          <w:color w:val="000000"/>
          <w:sz w:val="22"/>
          <w:szCs w:val="22"/>
          <w:rtl w:val="0"/>
        </w:rPr>
        <w:t xml:space="preserve">ask for it in a sentence.</w:t>
      </w:r>
      <w:r w:rsidDel="00000000" w:rsidR="00000000" w:rsidRPr="00000000">
        <w:rPr>
          <w:rtl w:val="0"/>
        </w:rPr>
      </w:r>
    </w:p>
    <w:p w:rsidR="00000000" w:rsidDel="00000000" w:rsidP="00000000" w:rsidRDefault="00000000" w:rsidRPr="00000000" w14:paraId="00000038">
      <w:pPr>
        <w:spacing w:after="80" w:before="160" w:lineRule="auto"/>
        <w:rPr/>
      </w:pPr>
      <w:r w:rsidDel="00000000" w:rsidR="00000000" w:rsidRPr="00000000">
        <w:rPr>
          <w:rFonts w:ascii="Calibri" w:cs="Calibri" w:eastAsia="Calibri" w:hAnsi="Calibri"/>
          <w:color w:val="2e74b5"/>
          <w:sz w:val="26"/>
          <w:szCs w:val="26"/>
          <w:rtl w:val="0"/>
        </w:rPr>
        <w:t xml:space="preserve">4.4  Passwords, and the security you don’t build yourself</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color w:val="000000"/>
          <w:sz w:val="22"/>
          <w:szCs w:val="22"/>
          <w:rtl w:val="0"/>
        </w:rPr>
        <w:t xml:space="preserve">There is one part of authentication that deserves to be stated plainly, because getting it wrong is both common and serious: you do not store your users’ passwords yourself, and you never should. It is natural to assume that if your app checks a password, your database must keep a copy of it to check against. It does not, and it must not. A store of real passwords is the single most dangerous thing an app can hold, because if it is ever seen by the wrong person, every user is exposed — and people reuse passwords across many services, so the harm spreads far beyond your app.</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color w:val="000000"/>
          <w:sz w:val="22"/>
          <w:szCs w:val="22"/>
          <w:rtl w:val="0"/>
        </w:rPr>
        <w:t xml:space="preserve">This is precisely why authentication is a job you hand to a tool rather than build yourself. Tools like Supabase and Clerk handle passwords using long-established, secure methods, so that a password can be checked at the door without ever being kept in a form that could be read back, even by the system itself. You do not need to understand how that method works to rely on it;</w:t>
      </w:r>
      <w:ins w:author="Info Vivencia" w:id="83" w:date="2026-06-24T06:26:52Z">
        <w:r w:rsidDel="00000000" w:rsidR="00000000" w:rsidRPr="00000000">
          <w:rPr>
            <w:rFonts w:ascii="Calibri" w:cs="Calibri" w:eastAsia="Calibri" w:hAnsi="Calibri"/>
            <w:color w:val="000000"/>
            <w:sz w:val="22"/>
            <w:szCs w:val="22"/>
            <w:rtl w:val="0"/>
          </w:rPr>
          <w:t xml:space="preserve"> </w:t>
        </w:r>
        <w:r w:rsidDel="00000000" w:rsidR="00000000" w:rsidRPr="00000000">
          <w:rPr>
            <w:rtl w:val="0"/>
            <w:rPrChange w:author="Info Vivencia" w:id="84" w:date="2026-06-24T06:26:52Z">
              <w:rPr>
                <w:rFonts w:ascii="Calibri" w:cs="Calibri" w:eastAsia="Calibri" w:hAnsi="Calibri"/>
                <w:color w:val="000000"/>
                <w:sz w:val="22"/>
                <w:szCs w:val="22"/>
              </w:rPr>
            </w:rPrChange>
          </w:rPr>
          <w:t xml:space="preserve">this is precisely the kind of task you entrust to a well-established tool, one that has already proven it can handle it reliably</w:t>
        </w:r>
      </w:ins>
      <w:del w:author="Info Vivencia" w:id="83" w:date="2026-06-24T06:26:52Z">
        <w:r w:rsidDel="00000000" w:rsidR="00000000" w:rsidRPr="00000000">
          <w:rPr>
            <w:rtl w:val="0"/>
            <w:rPrChange w:author="Info Vivencia" w:id="84" w:date="2026-06-24T06:26:52Z">
              <w:rPr>
                <w:rFonts w:ascii="Calibri" w:cs="Calibri" w:eastAsia="Calibri" w:hAnsi="Calibri"/>
                <w:color w:val="000000"/>
                <w:sz w:val="22"/>
                <w:szCs w:val="22"/>
              </w:rPr>
            </w:rPrChange>
          </w:rPr>
          <w:delText xml:space="preserve"> you need only to know that this is exactly the kind of thing you let a proven tool do for you</w:delText>
        </w:r>
      </w:del>
      <w:r w:rsidDel="00000000" w:rsidR="00000000" w:rsidRPr="00000000">
        <w:rPr>
          <w:rFonts w:ascii="Calibri" w:cs="Calibri" w:eastAsia="Calibri" w:hAnsi="Calibri"/>
          <w:color w:val="000000"/>
          <w:sz w:val="22"/>
          <w:szCs w:val="22"/>
          <w:rtl w:val="0"/>
        </w:rPr>
        <w:t xml:space="preserve">, and never attempt to improvise. Building your own password storage is not a shortcut to be clever about — it is a mistake with real victims, and the responsible builder simply does not do it.</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color w:val="000000"/>
          <w:sz w:val="22"/>
          <w:szCs w:val="22"/>
          <w:rtl w:val="0"/>
        </w:rPr>
        <w:t xml:space="preserve">This is also where Clerk earns its place among today’s tools. Where Supabase provides a database and authentication together, Clerk is a specialist built specifically for the recognising job: it handles accounts, sign-up screens, logins, password resets, and the safe handling of passwords, and it does so with very little work on your part. When an app’s main need is solid, easy logins for many users — a portal, a membership app, anything where user accounts are central — Clerk is the tool that does that one job especially well, and you connect it to your app the same way you connect any service: by describing that you want to use it and providing its key</w:t>
      </w:r>
      <w:ins w:author="Info Vivencia" w:id="85" w:date="2026-06-24T06:30:19Z">
        <w:r w:rsidDel="00000000" w:rsidR="00000000" w:rsidRPr="00000000">
          <w:rPr>
            <w:rtl w:val="0"/>
            <w:rPrChange w:author="Info Vivencia" w:id="86" w:date="2026-06-24T06:30:19Z">
              <w:rPr>
                <w:rFonts w:ascii="Calibri" w:cs="Calibri" w:eastAsia="Calibri" w:hAnsi="Calibri"/>
                <w:color w:val="000000"/>
                <w:sz w:val="22"/>
                <w:szCs w:val="22"/>
              </w:rPr>
            </w:rPrChange>
          </w:rPr>
          <w:t xml:space="preserve">(that is</w:t>
        </w:r>
      </w:ins>
      <w:del w:author="Info Vivencia" w:id="85" w:date="2026-06-24T06:30:19Z">
        <w:r w:rsidDel="00000000" w:rsidR="00000000" w:rsidRPr="00000000">
          <w:rPr>
            <w:rFonts w:ascii="Calibri" w:cs="Calibri" w:eastAsia="Calibri" w:hAnsi="Calibri"/>
            <w:color w:val="000000"/>
            <w:sz w:val="22"/>
            <w:szCs w:val="22"/>
            <w:rtl w:val="0"/>
          </w:rPr>
          <w:delText xml:space="preserve">,</w:delText>
        </w:r>
      </w:del>
      <w:r w:rsidDel="00000000" w:rsidR="00000000" w:rsidRPr="00000000">
        <w:rPr>
          <w:rFonts w:ascii="Calibri" w:cs="Calibri" w:eastAsia="Calibri" w:hAnsi="Calibri"/>
          <w:color w:val="000000"/>
          <w:sz w:val="22"/>
          <w:szCs w:val="22"/>
          <w:rtl w:val="0"/>
        </w:rPr>
        <w:t xml:space="preserve"> kept secret as every key must be</w:t>
      </w:r>
      <w:ins w:author="Info Vivencia" w:id="87" w:date="2026-06-24T06:30:25Z">
        <w:r w:rsidDel="00000000" w:rsidR="00000000" w:rsidRPr="00000000">
          <w:rPr>
            <w:rFonts w:ascii="Calibri" w:cs="Calibri" w:eastAsia="Calibri" w:hAnsi="Calibri"/>
            <w:color w:val="000000"/>
            <w:sz w:val="22"/>
            <w:szCs w:val="22"/>
            <w:rtl w:val="0"/>
          </w:rPr>
          <w:t xml:space="preserve">)</w:t>
        </w:r>
      </w:ins>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Calibri" w:cs="Calibri" w:eastAsia="Calibri" w:hAnsi="Calibri"/>
          <w:color w:val="000000"/>
          <w:sz w:val="22"/>
          <w:szCs w:val="22"/>
          <w:rtl w:val="0"/>
        </w:rPr>
        <w:t xml:space="preserve">The duty from the database section deepens here. With logins, your app now holds not just what users gave it but the means by which they get in. Keep only the account details you need, lean on the tool to keep passwords safe rather than ever touching them yourself, and remember that the key connecting your app to its authentication service is, like every key, a secret. An app that recognises its users well is a more powerful tool than one that does not</w:t>
      </w:r>
      <w:ins w:author="Info Vivencia" w:id="88" w:date="2026-06-24T06:32:42Z">
        <w:r w:rsidDel="00000000" w:rsidR="00000000" w:rsidRPr="00000000">
          <w:rPr>
            <w:rtl w:val="0"/>
            <w:rPrChange w:author="Info Vivencia" w:id="89" w:date="2026-06-24T06:32:42Z">
              <w:rPr>
                <w:rFonts w:ascii="Calibri" w:cs="Calibri" w:eastAsia="Calibri" w:hAnsi="Calibri"/>
                <w:color w:val="000000"/>
                <w:sz w:val="22"/>
                <w:szCs w:val="22"/>
              </w:rPr>
            </w:rPrChange>
          </w:rPr>
          <w:t xml:space="preserve"> </w:t>
        </w:r>
      </w:ins>
      <w:del w:author="Info Vivencia" w:id="88" w:date="2026-06-24T06:32:42Z">
        <w:r w:rsidDel="00000000" w:rsidR="00000000" w:rsidRPr="00000000">
          <w:rPr>
            <w:rFonts w:ascii="Calibri" w:cs="Calibri" w:eastAsia="Calibri" w:hAnsi="Calibri"/>
            <w:color w:val="000000"/>
            <w:sz w:val="22"/>
            <w:szCs w:val="22"/>
            <w:rtl w:val="0"/>
          </w:rPr>
          <w:delText xml:space="preserve"> — </w:delText>
        </w:r>
      </w:del>
      <w:r w:rsidDel="00000000" w:rsidR="00000000" w:rsidRPr="00000000">
        <w:rPr>
          <w:rFonts w:ascii="Calibri" w:cs="Calibri" w:eastAsia="Calibri" w:hAnsi="Calibri"/>
          <w:color w:val="000000"/>
          <w:sz w:val="22"/>
          <w:szCs w:val="22"/>
          <w:rtl w:val="0"/>
        </w:rPr>
        <w:t xml:space="preserve">and i</w:t>
      </w:r>
      <w:ins w:author="Info Vivencia" w:id="90" w:date="2026-06-24T06:33:27Z">
        <w:r w:rsidDel="00000000" w:rsidR="00000000" w:rsidRPr="00000000">
          <w:rPr>
            <w:rtl w:val="0"/>
            <w:rPrChange w:author="Info Vivencia" w:id="91" w:date="2026-06-24T06:33:27Z">
              <w:rPr>
                <w:rFonts w:ascii="Calibri" w:cs="Calibri" w:eastAsia="Calibri" w:hAnsi="Calibri"/>
                <w:color w:val="000000"/>
                <w:sz w:val="22"/>
                <w:szCs w:val="22"/>
              </w:rPr>
            </w:rPrChange>
          </w:rPr>
          <w:t xml:space="preserve">t is also one that demands greater care on your part, because the trust people invest in a login is significant — and it is your responsibility to uphold it.</w:t>
        </w:r>
      </w:ins>
      <w:del w:author="Info Vivencia" w:id="90" w:date="2026-06-24T06:33:27Z">
        <w:r w:rsidDel="00000000" w:rsidR="00000000" w:rsidRPr="00000000">
          <w:rPr>
            <w:rtl w:val="0"/>
            <w:rPrChange w:author="Info Vivencia" w:id="91" w:date="2026-06-24T06:33:27Z">
              <w:rPr>
                <w:rFonts w:ascii="Calibri" w:cs="Calibri" w:eastAsia="Calibri" w:hAnsi="Calibri"/>
                <w:color w:val="000000"/>
                <w:sz w:val="22"/>
                <w:szCs w:val="22"/>
              </w:rPr>
            </w:rPrChange>
          </w:rPr>
          <w:delText xml:space="preserve">t is also one that asks more of you in care, because the trust people place in a login is considerable, and it is yours to honour.</w:delText>
        </w:r>
      </w:del>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color w:val="000000"/>
          <w:sz w:val="22"/>
          <w:szCs w:val="22"/>
          <w:rtl w:val="0"/>
        </w:rPr>
        <w:t xml:space="preserve">Before moving on, confirm two ideas. First, what is the difference between a single login that protects one owner’s dashboard and the logins behind a student portal, and what extra idea does the portal rely on? Second, why should you never store your users’ passwords yourself, and what do you do instead? If both come easily, you are ready to weigh the tools that do this work.</w:t>
      </w:r>
      <w:r w:rsidDel="00000000" w:rsidR="00000000" w:rsidRPr="00000000">
        <w:rPr>
          <w:rtl w:val="0"/>
        </w:rPr>
      </w:r>
    </w:p>
    <w:p w:rsidR="00000000" w:rsidDel="00000000" w:rsidP="00000000" w:rsidRDefault="00000000" w:rsidRPr="00000000" w14:paraId="0000003E">
      <w:pPr>
        <w:spacing w:after="120" w:before="240" w:lineRule="auto"/>
        <w:rPr/>
      </w:pPr>
      <w:r w:rsidDel="00000000" w:rsidR="00000000" w:rsidRPr="00000000">
        <w:rPr>
          <w:rFonts w:ascii="Calibri" w:cs="Calibri" w:eastAsia="Calibri" w:hAnsi="Calibri"/>
          <w:color w:val="2e74b5"/>
          <w:sz w:val="32"/>
          <w:szCs w:val="32"/>
          <w:rtl w:val="0"/>
        </w:rPr>
        <w:t xml:space="preserve">5.  Choosing a Backend Platform</w:t>
      </w:r>
      <w:r w:rsidDel="00000000" w:rsidR="00000000" w:rsidRPr="00000000">
        <w:rPr>
          <w:rtl w:val="0"/>
        </w:rPr>
      </w:r>
    </w:p>
    <w:p w:rsidR="00000000" w:rsidDel="00000000" w:rsidP="00000000" w:rsidRDefault="00000000" w:rsidRPr="00000000" w14:paraId="0000003F">
      <w:pPr>
        <w:spacing w:after="80" w:before="160" w:lineRule="auto"/>
        <w:rPr/>
      </w:pPr>
      <w:r w:rsidDel="00000000" w:rsidR="00000000" w:rsidRPr="00000000">
        <w:rPr>
          <w:rFonts w:ascii="Calibri" w:cs="Calibri" w:eastAsia="Calibri" w:hAnsi="Calibri"/>
          <w:color w:val="2e74b5"/>
          <w:sz w:val="26"/>
          <w:szCs w:val="26"/>
          <w:rtl w:val="0"/>
        </w:rPr>
        <w:t xml:space="preserve">5.1  Supabase, Clerk, and Firebase compared</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Calibri" w:cs="Calibri" w:eastAsia="Calibri" w:hAnsi="Calibri"/>
          <w:color w:val="000000"/>
          <w:sz w:val="22"/>
          <w:szCs w:val="22"/>
          <w:rtl w:val="0"/>
        </w:rPr>
        <w:t xml:space="preserve">You have now met three tools by name — Supabase, Clerk, and Firebase — and a natural question is which to use. As with the three chat assistants on Day 1 and the building tools on Day 16, the answer is not to crown one and forget the rest, but to understand what each is for so that you </w:t>
      </w:r>
      <w:ins w:author="Info Vivencia" w:id="92" w:date="2026-06-24T06:34:06Z">
        <w:r w:rsidDel="00000000" w:rsidR="00000000" w:rsidRPr="00000000">
          <w:rPr>
            <w:rFonts w:ascii="Calibri" w:cs="Calibri" w:eastAsia="Calibri" w:hAnsi="Calibri"/>
            <w:color w:val="000000"/>
            <w:sz w:val="22"/>
            <w:szCs w:val="22"/>
            <w:rtl w:val="0"/>
          </w:rPr>
          <w:t xml:space="preserve">can </w:t>
        </w:r>
      </w:ins>
      <w:r w:rsidDel="00000000" w:rsidR="00000000" w:rsidRPr="00000000">
        <w:rPr>
          <w:rFonts w:ascii="Calibri" w:cs="Calibri" w:eastAsia="Calibri" w:hAnsi="Calibri"/>
          <w:color w:val="000000"/>
          <w:sz w:val="22"/>
          <w:szCs w:val="22"/>
          <w:rtl w:val="0"/>
        </w:rPr>
        <w:t xml:space="preserve">reach for the right one.</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color w:val="000000"/>
          <w:sz w:val="22"/>
          <w:szCs w:val="22"/>
          <w:rtl w:val="0"/>
        </w:rPr>
        <w:t xml:space="preserve">Supabase is the all-rounder </w:t>
      </w:r>
      <w:ins w:author="Info Vivencia" w:id="93" w:date="2026-06-24T06:34:36Z">
        <w:r w:rsidDel="00000000" w:rsidR="00000000" w:rsidRPr="00000000">
          <w:rPr>
            <w:rtl w:val="0"/>
            <w:rPrChange w:author="Info Vivencia" w:id="94" w:date="2026-06-24T06:34:36Z">
              <w:rPr>
                <w:rFonts w:ascii="Calibri" w:cs="Calibri" w:eastAsia="Calibri" w:hAnsi="Calibri"/>
                <w:color w:val="000000"/>
                <w:sz w:val="22"/>
                <w:szCs w:val="22"/>
              </w:rPr>
            </w:rPrChange>
          </w:rPr>
          <w:t xml:space="preserve">among</w:t>
        </w:r>
        <w:r w:rsidDel="00000000" w:rsidR="00000000" w:rsidRPr="00000000">
          <w:rPr>
            <w:rtl w:val="0"/>
            <w:rPrChange w:author="Info Vivencia" w:id="94" w:date="2026-06-24T06:34:36Z">
              <w:rPr>
                <w:rFonts w:ascii="Calibri" w:cs="Calibri" w:eastAsia="Calibri" w:hAnsi="Calibri"/>
                <w:color w:val="000000"/>
                <w:sz w:val="22"/>
                <w:szCs w:val="22"/>
              </w:rPr>
            </w:rPrChange>
          </w:rPr>
          <w:t xml:space="preserve"> the</w:t>
        </w:r>
      </w:ins>
      <w:del w:author="Info Vivencia" w:id="93" w:date="2026-06-24T06:34:36Z">
        <w:r w:rsidDel="00000000" w:rsidR="00000000" w:rsidRPr="00000000">
          <w:rPr>
            <w:rtl w:val="0"/>
            <w:rPrChange w:author="Info Vivencia" w:id="94" w:date="2026-06-24T06:34:36Z">
              <w:rPr>
                <w:rFonts w:ascii="Calibri" w:cs="Calibri" w:eastAsia="Calibri" w:hAnsi="Calibri"/>
                <w:color w:val="000000"/>
                <w:sz w:val="22"/>
                <w:szCs w:val="22"/>
              </w:rPr>
            </w:rPrChange>
          </w:rPr>
          <w:delText xml:space="preserve">of the</w:delText>
        </w:r>
      </w:del>
      <w:r w:rsidDel="00000000" w:rsidR="00000000" w:rsidRPr="00000000">
        <w:rPr>
          <w:rFonts w:ascii="Calibri" w:cs="Calibri" w:eastAsia="Calibri" w:hAnsi="Calibri"/>
          <w:color w:val="000000"/>
          <w:sz w:val="22"/>
          <w:szCs w:val="22"/>
          <w:rtl w:val="0"/>
        </w:rPr>
        <w:t xml:space="preserve"> three</w:t>
      </w:r>
      <w:ins w:author="Info Vivencia" w:id="95" w:date="2026-06-24T06:34:43Z">
        <w:r w:rsidDel="00000000" w:rsidR="00000000" w:rsidRPr="00000000">
          <w:rPr>
            <w:rFonts w:ascii="Calibri" w:cs="Calibri" w:eastAsia="Calibri" w:hAnsi="Calibri"/>
            <w:color w:val="000000"/>
            <w:sz w:val="22"/>
            <w:szCs w:val="22"/>
            <w:rtl w:val="0"/>
          </w:rPr>
          <w:t xml:space="preserve">,</w:t>
        </w:r>
      </w:ins>
      <w:r w:rsidDel="00000000" w:rsidR="00000000" w:rsidRPr="00000000">
        <w:rPr>
          <w:rFonts w:ascii="Calibri" w:cs="Calibri" w:eastAsia="Calibri" w:hAnsi="Calibri"/>
          <w:color w:val="000000"/>
          <w:sz w:val="22"/>
          <w:szCs w:val="22"/>
          <w:rtl w:val="0"/>
        </w:rPr>
        <w:t xml:space="preserve"> for the work in this module. It provides a database and authentication in one place, which is why it has been the anchor today: the boutique dashboard kept its sales and got its login from the same tool. When you want both </w:t>
      </w:r>
      <w:ins w:author="Info Vivencia" w:id="96" w:date="2026-06-24T06:35:02Z">
        <w:r w:rsidDel="00000000" w:rsidR="00000000" w:rsidRPr="00000000">
          <w:rPr>
            <w:rtl w:val="0"/>
            <w:rPrChange w:author="Info Vivencia" w:id="97" w:date="2026-06-24T06:35:02Z">
              <w:rPr>
                <w:rFonts w:ascii="Calibri" w:cs="Calibri" w:eastAsia="Calibri" w:hAnsi="Calibri"/>
                <w:color w:val="000000"/>
                <w:sz w:val="22"/>
                <w:szCs w:val="22"/>
              </w:rPr>
            </w:rPrChange>
          </w:rPr>
          <w:t xml:space="preserve">storing</w:t>
        </w:r>
      </w:ins>
      <w:del w:author="Info Vivencia" w:id="96" w:date="2026-06-24T06:35:02Z">
        <w:r w:rsidDel="00000000" w:rsidR="00000000" w:rsidRPr="00000000">
          <w:rPr>
            <w:rtl w:val="0"/>
            <w:rPrChange w:author="Info Vivencia" w:id="97" w:date="2026-06-24T06:35:02Z">
              <w:rPr>
                <w:rFonts w:ascii="Calibri" w:cs="Calibri" w:eastAsia="Calibri" w:hAnsi="Calibri"/>
                <w:color w:val="000000"/>
                <w:sz w:val="22"/>
                <w:szCs w:val="22"/>
              </w:rPr>
            </w:rPrChange>
          </w:rPr>
          <w:delText xml:space="preserve">remembering</w:delText>
        </w:r>
      </w:del>
      <w:r w:rsidDel="00000000" w:rsidR="00000000" w:rsidRPr="00000000">
        <w:rPr>
          <w:rFonts w:ascii="Calibri" w:cs="Calibri" w:eastAsia="Calibri" w:hAnsi="Calibri"/>
          <w:color w:val="000000"/>
          <w:sz w:val="22"/>
          <w:szCs w:val="22"/>
          <w:rtl w:val="0"/>
        </w:rPr>
        <w:t xml:space="preserve"> and recognising handled together, without juggling separate services, Supabase is a strong and simple choice. Clerk, as the previous section described, is the specialist in recognising: when logins and user accounts are the heart of what you need and you want them solid and easy, Clerk does that one job especially well, and is often paired with a separate store for the data. Firebase is Google’s all-in-one platform, the long-established alternative to Supabase:</w:t>
      </w:r>
      <w:ins w:author="Info Vivencia" w:id="98" w:date="2026-06-24T06:36:06Z">
        <w:r w:rsidDel="00000000" w:rsidR="00000000" w:rsidRPr="00000000">
          <w:rPr>
            <w:rtl w:val="0"/>
            <w:rPrChange w:author="Info Vivencia" w:id="99" w:date="2026-06-24T06:36:06Z">
              <w:rPr>
                <w:rFonts w:ascii="Calibri" w:cs="Calibri" w:eastAsia="Calibri" w:hAnsi="Calibri"/>
                <w:color w:val="000000"/>
                <w:sz w:val="22"/>
                <w:szCs w:val="22"/>
              </w:rPr>
            </w:rPrChange>
          </w:rPr>
          <w:t xml:space="preserve">Like Supabase, it provides a database, authentication, and additional features — all grouped under Google's infrastructure, making it a natural fit for those already working within Google's ecosystem or who simply prefer its approach. </w:t>
        </w:r>
      </w:ins>
      <w:del w:author="Info Vivencia" w:id="98" w:date="2026-06-24T06:36:06Z">
        <w:r w:rsidDel="00000000" w:rsidR="00000000" w:rsidRPr="00000000">
          <w:rPr>
            <w:rtl w:val="0"/>
            <w:rPrChange w:author="Info Vivencia" w:id="99" w:date="2026-06-24T06:36:06Z">
              <w:rPr>
                <w:rFonts w:ascii="Calibri" w:cs="Calibri" w:eastAsia="Calibri" w:hAnsi="Calibri"/>
                <w:color w:val="000000"/>
                <w:sz w:val="22"/>
                <w:szCs w:val="22"/>
              </w:rPr>
            </w:rPrChange>
          </w:rPr>
          <w:delText xml:space="preserve"> like Supabase it offers a database, authentication, and more besides, gathered under Google’s roof, and it suits people already working within Google’s services or who simply prefer its way of doing things.</w:delText>
        </w:r>
      </w:del>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color w:val="000000"/>
          <w:sz w:val="22"/>
          <w:szCs w:val="22"/>
          <w:rtl w:val="0"/>
        </w:rPr>
        <w:t xml:space="preserve">None of these is the single right answer, because the right answer depends on the job. For most builds in this program, where an app needs a memory and a login and you want both without fuss, Supabase serves well. Where logins for many users are the whole point, Clerk is worth reaching for. Where you are already inside Google’s world, Firebase fits naturally. They overlap a great deal, and any of the three could carry most of today’s work; the skill is not memorising a verdict but knowing what each leans toward.</w:t>
      </w:r>
      <w:r w:rsidDel="00000000" w:rsidR="00000000" w:rsidRPr="00000000">
        <w:rPr>
          <w:rtl w:val="0"/>
        </w:rPr>
      </w:r>
    </w:p>
    <w:p w:rsidR="00000000" w:rsidDel="00000000" w:rsidP="00000000" w:rsidRDefault="00000000" w:rsidRPr="00000000" w14:paraId="00000043">
      <w:pPr>
        <w:spacing w:after="80" w:before="160" w:lineRule="auto"/>
        <w:rPr/>
      </w:pPr>
      <w:r w:rsidDel="00000000" w:rsidR="00000000" w:rsidRPr="00000000">
        <w:rPr>
          <w:rFonts w:ascii="Calibri" w:cs="Calibri" w:eastAsia="Calibri" w:hAnsi="Calibri"/>
          <w:color w:val="2e74b5"/>
          <w:sz w:val="26"/>
          <w:szCs w:val="26"/>
          <w:rtl w:val="0"/>
        </w:rPr>
        <w:t xml:space="preserve">5.2  How to choose when the tools change</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Calibri" w:cs="Calibri" w:eastAsia="Calibri" w:hAnsi="Calibri"/>
          <w:color w:val="000000"/>
          <w:sz w:val="22"/>
          <w:szCs w:val="22"/>
          <w:rtl w:val="0"/>
        </w:rPr>
        <w:t xml:space="preserve">It is worth pausing on how you would choose, because these particular tools will not stay fixed. Backend platforms are part of the same fast-moving field as the building tools, and the strongest choice today may be overtaken within a year. So the durable skill, once again, is not fluency in Supabase’s </w:t>
      </w:r>
      <w:ins w:author="Info Vivencia" w:id="100" w:date="2026-06-24T06:39:33Z">
        <w:r w:rsidDel="00000000" w:rsidR="00000000" w:rsidRPr="00000000">
          <w:rPr>
            <w:rtl w:val="0"/>
            <w:rPrChange w:author="Info Vivencia" w:id="101" w:date="2026-06-24T06:39:33Z">
              <w:rPr>
                <w:rFonts w:ascii="Calibri" w:cs="Calibri" w:eastAsia="Calibri" w:hAnsi="Calibri"/>
                <w:color w:val="000000"/>
                <w:sz w:val="22"/>
                <w:szCs w:val="22"/>
              </w:rPr>
            </w:rPrChange>
          </w:rPr>
          <w:t xml:space="preserve">webpage</w:t>
        </w:r>
      </w:ins>
      <w:del w:author="Info Vivencia" w:id="100" w:date="2026-06-24T06:39:33Z">
        <w:r w:rsidDel="00000000" w:rsidR="00000000" w:rsidRPr="00000000">
          <w:rPr>
            <w:rtl w:val="0"/>
            <w:rPrChange w:author="Info Vivencia" w:id="101" w:date="2026-06-24T06:39:33Z">
              <w:rPr>
                <w:rFonts w:ascii="Calibri" w:cs="Calibri" w:eastAsia="Calibri" w:hAnsi="Calibri"/>
                <w:color w:val="000000"/>
                <w:sz w:val="22"/>
                <w:szCs w:val="22"/>
              </w:rPr>
            </w:rPrChange>
          </w:rPr>
          <w:delText xml:space="preserve">screens</w:delText>
        </w:r>
      </w:del>
      <w:r w:rsidDel="00000000" w:rsidR="00000000" w:rsidRPr="00000000">
        <w:rPr>
          <w:rFonts w:ascii="Calibri" w:cs="Calibri" w:eastAsia="Calibri" w:hAnsi="Calibri"/>
          <w:color w:val="000000"/>
          <w:sz w:val="22"/>
          <w:szCs w:val="22"/>
          <w:rtl w:val="0"/>
        </w:rPr>
        <w:t xml:space="preserve"> but a way of </w:t>
      </w:r>
      <w:del w:author="Info Vivencia" w:id="102" w:date="2026-06-24T06:39:58Z">
        <w:r w:rsidDel="00000000" w:rsidR="00000000" w:rsidRPr="00000000">
          <w:rPr>
            <w:rFonts w:ascii="Calibri" w:cs="Calibri" w:eastAsia="Calibri" w:hAnsi="Calibri"/>
            <w:color w:val="000000"/>
            <w:sz w:val="22"/>
            <w:szCs w:val="22"/>
            <w:rtl w:val="0"/>
          </w:rPr>
          <w:delText xml:space="preserve">choosing</w:delText>
        </w:r>
      </w:del>
      <w:ins w:author="Info Vivencia" w:id="102" w:date="2026-06-24T06:39:58Z">
        <w:del w:author="Info Vivencia" w:id="102" w:date="2026-06-24T06:39:58Z">
          <w:r w:rsidDel="00000000" w:rsidR="00000000" w:rsidRPr="00000000">
            <w:rPr>
              <w:rtl w:val="0"/>
              <w:rPrChange w:author="Info Vivencia" w:id="103" w:date="2026-06-24T06:39:58Z">
                <w:rPr>
                  <w:rFonts w:ascii="Calibri" w:cs="Calibri" w:eastAsia="Calibri" w:hAnsi="Calibri"/>
                  <w:color w:val="000000"/>
                  <w:sz w:val="22"/>
                  <w:szCs w:val="22"/>
                </w:rPr>
              </w:rPrChange>
            </w:rPr>
            <w:delText xml:space="preserve">way of </w:delText>
          </w:r>
        </w:del>
        <w:r w:rsidDel="00000000" w:rsidR="00000000" w:rsidRPr="00000000">
          <w:rPr>
            <w:rtl w:val="0"/>
            <w:rPrChange w:author="Info Vivencia" w:id="103" w:date="2026-06-24T06:39:58Z">
              <w:rPr>
                <w:rFonts w:ascii="Calibri" w:cs="Calibri" w:eastAsia="Calibri" w:hAnsi="Calibri"/>
                <w:color w:val="000000"/>
                <w:sz w:val="22"/>
                <w:szCs w:val="22"/>
              </w:rPr>
            </w:rPrChange>
          </w:rPr>
          <w:t xml:space="preserve">thinking that remains valuable as technologies evolve. </w:t>
        </w:r>
      </w:ins>
      <w:del w:author="Info Vivencia" w:id="102" w:date="2026-06-24T06:39:58Z">
        <w:r w:rsidDel="00000000" w:rsidR="00000000" w:rsidRPr="00000000">
          <w:rPr>
            <w:rtl w:val="0"/>
            <w:rPrChange w:author="Info Vivencia" w:id="103" w:date="2026-06-24T06:39:58Z">
              <w:rPr>
                <w:rFonts w:ascii="Calibri" w:cs="Calibri" w:eastAsia="Calibri" w:hAnsi="Calibri"/>
                <w:color w:val="000000"/>
                <w:sz w:val="22"/>
                <w:szCs w:val="22"/>
              </w:rPr>
            </w:rPrChange>
          </w:rPr>
          <w:delText xml:space="preserve"> that survives the tools changing underneath you.</w:delText>
        </w:r>
      </w:del>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Calibri" w:cs="Calibri" w:eastAsia="Calibri" w:hAnsi="Calibri"/>
          <w:color w:val="000000"/>
          <w:sz w:val="22"/>
          <w:szCs w:val="22"/>
          <w:rtl w:val="0"/>
        </w:rPr>
        <w:t xml:space="preserve">When you face a backend tool you have not seen, the useful questions are the ones this program has returned to throughout. How would you find a capable tool for the job — remembering, recognising, or connecting — when the one you know is gone? How would you work out its real strengths and limits, by testing it against the hard cases you now understand: does the data genuinely last when the app is closed and reopened, does the login truly keep the wrong person out, does it keep passwords safely so that you never have to? And how would you look at the choice from more than the obvious angle — not only which tool is most talked about, but which one fits the job in front of you, the people who will use the app, and the data you are taking responsibility for? A person who chooses this way stays capable regardless of which platform is in fashion, because they are matching a tool to a job they understand, rather than hoping a familiar name will fit.</w:t>
      </w:r>
      <w:r w:rsidDel="00000000" w:rsidR="00000000" w:rsidRPr="00000000">
        <w:rPr>
          <w:rtl w:val="0"/>
        </w:rPr>
      </w:r>
    </w:p>
    <w:p w:rsidR="00000000" w:rsidDel="00000000" w:rsidP="00000000" w:rsidRDefault="00000000" w:rsidRPr="00000000" w14:paraId="00000046">
      <w:pPr>
        <w:spacing w:after="120" w:before="240" w:lineRule="auto"/>
        <w:rPr/>
      </w:pPr>
      <w:r w:rsidDel="00000000" w:rsidR="00000000" w:rsidRPr="00000000">
        <w:rPr>
          <w:rFonts w:ascii="Calibri" w:cs="Calibri" w:eastAsia="Calibri" w:hAnsi="Calibri"/>
          <w:color w:val="2e74b5"/>
          <w:sz w:val="32"/>
          <w:szCs w:val="32"/>
          <w:rtl w:val="0"/>
        </w:rPr>
        <w:t xml:space="preserve">6.  How Apps Talk to the Outside World: APIs and Keys </w:t>
      </w:r>
      <w:r w:rsidDel="00000000" w:rsidR="00000000" w:rsidRPr="00000000">
        <w:rPr>
          <w:rtl w:val="0"/>
        </w:rPr>
      </w:r>
    </w:p>
    <w:p w:rsidR="00000000" w:rsidDel="00000000" w:rsidP="00000000" w:rsidRDefault="00000000" w:rsidRPr="00000000" w14:paraId="00000047">
      <w:pPr>
        <w:spacing w:after="80" w:before="160" w:lineRule="auto"/>
        <w:rPr/>
      </w:pPr>
      <w:r w:rsidDel="00000000" w:rsidR="00000000" w:rsidRPr="00000000">
        <w:rPr>
          <w:rFonts w:ascii="Calibri" w:cs="Calibri" w:eastAsia="Calibri" w:hAnsi="Calibri"/>
          <w:color w:val="2e74b5"/>
          <w:sz w:val="26"/>
          <w:szCs w:val="26"/>
          <w:rtl w:val="0"/>
        </w:rPr>
        <w:t xml:space="preserve">6.1  What an API is</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Calibri" w:cs="Calibri" w:eastAsia="Calibri" w:hAnsi="Calibri"/>
          <w:color w:val="000000"/>
          <w:sz w:val="22"/>
          <w:szCs w:val="22"/>
          <w:rtl w:val="0"/>
        </w:rPr>
        <w:t xml:space="preserve">The third job of a back-end is to connect — to let your app talk to other services out in the world rather than doing everything itself. The way apps do this has a name you have already met: an API. On Day 9, in the automation module, you saw APIs as the way one service hands information to another so that a workflow could pass data between tools. And on Day 15 you saw the idea in action without dwelling on it: every time an AI app did its work, it made a call to an AI model — your app asked a model elsewhere to do something and received the result. </w:t>
      </w:r>
      <w:ins w:author="Info Vivencia" w:id="104" w:date="2026-06-24T06:44:44Z">
        <w:r w:rsidDel="00000000" w:rsidR="00000000" w:rsidRPr="00000000">
          <w:rPr>
            <w:rtl w:val="0"/>
            <w:rPrChange w:author="Info Vivencia" w:id="105" w:date="2026-06-24T06:44:44Z">
              <w:rPr>
                <w:rFonts w:ascii="Calibri" w:cs="Calibri" w:eastAsia="Calibri" w:hAnsi="Calibri"/>
                <w:color w:val="000000"/>
                <w:sz w:val="22"/>
                <w:szCs w:val="22"/>
              </w:rPr>
            </w:rPrChange>
          </w:rPr>
          <w:t xml:space="preserve">That exchange of requests across the boundary between two separate services is precisely what an API makes possible.</w:t>
        </w:r>
      </w:ins>
      <w:del w:author="Info Vivencia" w:id="104" w:date="2026-06-24T06:44:44Z">
        <w:r w:rsidDel="00000000" w:rsidR="00000000" w:rsidRPr="00000000">
          <w:rPr>
            <w:rtl w:val="0"/>
            <w:rPrChange w:author="Info Vivencia" w:id="105" w:date="2026-06-24T06:44:44Z">
              <w:rPr>
                <w:rFonts w:ascii="Calibri" w:cs="Calibri" w:eastAsia="Calibri" w:hAnsi="Calibri"/>
                <w:color w:val="000000"/>
                <w:sz w:val="22"/>
                <w:szCs w:val="22"/>
              </w:rPr>
            </w:rPrChange>
          </w:rPr>
          <w:delText xml:space="preserve">That asking, across the gap between two separate services, is what an API makes possible.</w:delText>
        </w:r>
      </w:del>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Calibri" w:cs="Calibri" w:eastAsia="Calibri" w:hAnsi="Calibri"/>
          <w:color w:val="000000"/>
          <w:sz w:val="22"/>
          <w:szCs w:val="22"/>
          <w:rtl w:val="0"/>
        </w:rPr>
        <w:t xml:space="preserve">An API is best pictured as a service counter with a clear set of things you can ask for. Imagine arriving at a counter in an office: you do not walk into the back rooms and do the work yourself, and you </w:t>
      </w:r>
      <w:ins w:author="Info Vivencia" w:id="106" w:date="2026-06-24T06:45:11Z">
        <w:r w:rsidDel="00000000" w:rsidR="00000000" w:rsidRPr="00000000">
          <w:rPr>
            <w:rtl w:val="0"/>
            <w:rPrChange w:author="Info Vivencia" w:id="107" w:date="2026-06-24T06:45:11Z">
              <w:rPr>
                <w:rFonts w:ascii="Calibri" w:cs="Calibri" w:eastAsia="Calibri" w:hAnsi="Calibri"/>
                <w:color w:val="000000"/>
                <w:sz w:val="22"/>
                <w:szCs w:val="22"/>
              </w:rPr>
            </w:rPrChange>
          </w:rPr>
          <w:t xml:space="preserve">can’t even</w:t>
        </w:r>
      </w:ins>
      <w:del w:author="Info Vivencia" w:id="106" w:date="2026-06-24T06:45:11Z">
        <w:r w:rsidDel="00000000" w:rsidR="00000000" w:rsidRPr="00000000">
          <w:rPr>
            <w:rtl w:val="0"/>
            <w:rPrChange w:author="Info Vivencia" w:id="107" w:date="2026-06-24T06:45:11Z">
              <w:rPr>
                <w:rFonts w:ascii="Calibri" w:cs="Calibri" w:eastAsia="Calibri" w:hAnsi="Calibri"/>
                <w:color w:val="000000"/>
                <w:sz w:val="22"/>
                <w:szCs w:val="22"/>
              </w:rPr>
            </w:rPrChange>
          </w:rPr>
          <w:delText xml:space="preserve">could not</w:delText>
        </w:r>
      </w:del>
      <w:r w:rsidDel="00000000" w:rsidR="00000000" w:rsidRPr="00000000">
        <w:rPr>
          <w:rFonts w:ascii="Calibri" w:cs="Calibri" w:eastAsia="Calibri" w:hAnsi="Calibri"/>
          <w:color w:val="000000"/>
          <w:sz w:val="22"/>
          <w:szCs w:val="22"/>
          <w:rtl w:val="0"/>
        </w:rPr>
        <w:t xml:space="preserve"> if you tried. Instead, you fill in a defined request — this form, these details — hand it across the counter, and the people behind it do the work out of sight and hand you back a result. You never see how they did it, and you do</w:t>
      </w:r>
      <w:ins w:author="Info Vivencia" w:id="108" w:date="2026-06-24T06:45:34Z">
        <w:r w:rsidDel="00000000" w:rsidR="00000000" w:rsidRPr="00000000">
          <w:rPr>
            <w:rtl w:val="0"/>
            <w:rPrChange w:author="Info Vivencia" w:id="109" w:date="2026-06-24T06:45:34Z">
              <w:rPr>
                <w:rFonts w:ascii="Calibri" w:cs="Calibri" w:eastAsia="Calibri" w:hAnsi="Calibri"/>
                <w:color w:val="000000"/>
                <w:sz w:val="22"/>
                <w:szCs w:val="22"/>
              </w:rPr>
            </w:rPrChange>
          </w:rPr>
          <w:t xml:space="preserve">n’</w:t>
        </w:r>
      </w:ins>
      <w:del w:author="Info Vivencia" w:id="108" w:date="2026-06-24T06:45:34Z">
        <w:r w:rsidDel="00000000" w:rsidR="00000000" w:rsidRPr="00000000">
          <w:rPr>
            <w:rFonts w:ascii="Calibri" w:cs="Calibri" w:eastAsia="Calibri" w:hAnsi="Calibri"/>
            <w:color w:val="000000"/>
            <w:sz w:val="22"/>
            <w:szCs w:val="22"/>
            <w:rtl w:val="0"/>
          </w:rPr>
          <w:delText xml:space="preserve"> no</w:delText>
        </w:r>
      </w:del>
      <w:r w:rsidDel="00000000" w:rsidR="00000000" w:rsidRPr="00000000">
        <w:rPr>
          <w:rFonts w:ascii="Calibri" w:cs="Calibri" w:eastAsia="Calibri" w:hAnsi="Calibri"/>
          <w:color w:val="000000"/>
          <w:sz w:val="22"/>
          <w:szCs w:val="22"/>
          <w:rtl w:val="0"/>
        </w:rPr>
        <w:t xml:space="preserve">t need to. The counter is the agreed way to ask, and an API is exactly that for software: a defined way for your app to ask another service to do something — store this, send this message, answer this question, take this payment — and to receive the result, without your app needing to know how the other service works inside.</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color w:val="000000"/>
          <w:sz w:val="22"/>
          <w:szCs w:val="22"/>
          <w:rtl w:val="0"/>
        </w:rPr>
        <w:t xml:space="preserve">This is how a finished product draws on the wider world. Your app might use an API to ask an AI model to write a reply, as the Day 15 apps did; to ask a payment service to take money from a customer; to ask a messaging service to send a WhatsApp message or an email; or to ask a maps service for a location. In each case your app makes a defined request to a service built for that one job and uses the result, rather than trying to build a payment system or a messaging system of its own. Connecting to such services is how a small app you built becomes capable far beyond what you could build alone, and it is the third thing a real back-end does.</w:t>
      </w:r>
      <w:r w:rsidDel="00000000" w:rsidR="00000000" w:rsidRPr="00000000">
        <w:rPr>
          <w:rtl w:val="0"/>
        </w:rPr>
      </w:r>
    </w:p>
    <w:p w:rsidR="00000000" w:rsidDel="00000000" w:rsidP="00000000" w:rsidRDefault="00000000" w:rsidRPr="00000000" w14:paraId="0000004B">
      <w:pPr>
        <w:spacing w:after="80" w:before="160" w:lineRule="auto"/>
        <w:rPr/>
      </w:pPr>
      <w:r w:rsidDel="00000000" w:rsidR="00000000" w:rsidRPr="00000000">
        <w:rPr>
          <w:rFonts w:ascii="Calibri" w:cs="Calibri" w:eastAsia="Calibri" w:hAnsi="Calibri"/>
          <w:color w:val="2e74b5"/>
          <w:sz w:val="26"/>
          <w:szCs w:val="26"/>
          <w:rtl w:val="0"/>
        </w:rPr>
        <w:t xml:space="preserve">6.2  The key is a password</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color w:val="000000"/>
          <w:sz w:val="22"/>
          <w:szCs w:val="22"/>
          <w:rtl w:val="0"/>
        </w:rPr>
        <w:t xml:space="preserve">Connecting to an outside service through its API works the same way connecting to Supabase did, and it carries the same discipline. The service gives you a key — a long string that identifies your app and grants it permission to make requests — and you provide that key to your app so the service will accept its requests. You met this with the database key; an API key is the same kind of thing, for the same kind of reason.</w:t>
      </w:r>
      <w:r w:rsidDel="00000000" w:rsidR="00000000" w:rsidRPr="00000000">
        <w:rPr>
          <w:rtl w:val="0"/>
        </w:rPr>
      </w:r>
    </w:p>
    <w:p w:rsidR="00000000" w:rsidDel="00000000" w:rsidP="00000000" w:rsidRDefault="00000000" w:rsidRPr="00000000" w14:paraId="0000004D">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AI model API key:  sk_xxxxxxxxxxxx  (a placeholder — your own key would be a real secret string)</w:t>
      </w:r>
      <w:r w:rsidDel="00000000" w:rsidR="00000000" w:rsidRPr="00000000">
        <w:rPr>
          <w:rtl w:val="0"/>
        </w:rPr>
      </w:r>
    </w:p>
    <w:p w:rsidR="00000000" w:rsidDel="00000000" w:rsidP="00000000" w:rsidRDefault="00000000" w:rsidRPr="00000000" w14:paraId="0000004E">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Where it goes:  in your app’s private settings only — never in the part a user can see, and never in a shared or public file.</w:t>
      </w:r>
      <w:r w:rsidDel="00000000" w:rsidR="00000000" w:rsidRPr="00000000">
        <w:rPr>
          <w:rtl w:val="0"/>
        </w:rPr>
      </w:r>
    </w:p>
    <w:p w:rsidR="00000000" w:rsidDel="00000000" w:rsidP="00000000" w:rsidRDefault="00000000" w:rsidRPr="00000000" w14:paraId="0000004F">
      <w:pPr>
        <w:spacing w:after="160" w:line="276" w:lineRule="auto"/>
        <w:rPr/>
      </w:pPr>
      <w:r w:rsidDel="00000000" w:rsidR="00000000" w:rsidRPr="00000000">
        <w:rPr>
          <w:rFonts w:ascii="Calibri" w:cs="Calibri" w:eastAsia="Calibri" w:hAnsi="Calibri"/>
          <w:color w:val="000000"/>
          <w:sz w:val="22"/>
          <w:szCs w:val="22"/>
          <w:rtl w:val="0"/>
        </w:rPr>
        <w:t xml:space="preserve">And the same rule applies, because it matters most here: the key is a password, not an address. An API key often unlocks a paid service billed to you, so a leaked key is not only a privacy problem but can run up real costs in someone else’s hands. So you treat every key the way you would treat the password to your bank. You paste it only where the tool privately keeps such settings. You never write a real key into a document, a chat message, or any file others might see, and you never let it appear on the part of the app a user can look at, because anything a user can see, anyone can take. A key placed carelessly in the front-end </w:t>
      </w:r>
      <w:del w:author="Info Vivencia" w:id="110" w:date="2026-06-24T06:47:51Z">
        <w:r w:rsidDel="00000000" w:rsidR="00000000" w:rsidRPr="00000000">
          <w:rPr>
            <w:rFonts w:ascii="Calibri" w:cs="Calibri" w:eastAsia="Calibri" w:hAnsi="Calibri"/>
            <w:color w:val="000000"/>
            <w:sz w:val="22"/>
            <w:szCs w:val="22"/>
            <w:rtl w:val="0"/>
          </w:rPr>
          <w:delText xml:space="preserve">— the part that faces the user — </w:delText>
        </w:r>
      </w:del>
      <w:r w:rsidDel="00000000" w:rsidR="00000000" w:rsidRPr="00000000">
        <w:rPr>
          <w:rFonts w:ascii="Calibri" w:cs="Calibri" w:eastAsia="Calibri" w:hAnsi="Calibri"/>
          <w:color w:val="000000"/>
          <w:sz w:val="22"/>
          <w:szCs w:val="22"/>
          <w:rtl w:val="0"/>
        </w:rPr>
        <w:t xml:space="preserve">is one of the most common and costly mistakes a new builder makes, and it is entirely avoidable</w:t>
      </w:r>
      <w:del w:author="Info Vivencia" w:id="111" w:date="2026-06-24T06:48:03Z">
        <w:r w:rsidDel="00000000" w:rsidR="00000000" w:rsidRPr="00000000">
          <w:rPr>
            <w:rFonts w:ascii="Calibri" w:cs="Calibri" w:eastAsia="Calibri" w:hAnsi="Calibri"/>
            <w:color w:val="000000"/>
            <w:sz w:val="22"/>
            <w:szCs w:val="22"/>
            <w:rtl w:val="0"/>
          </w:rPr>
          <w:delText xml:space="preserve">: keys belong in the back-end, kept secret, where they cannot be reached by the people using the app</w:delText>
        </w:r>
      </w:del>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Calibri" w:cs="Calibri" w:eastAsia="Calibri" w:hAnsi="Calibri"/>
          <w:color w:val="000000"/>
          <w:sz w:val="22"/>
          <w:szCs w:val="22"/>
          <w:rtl w:val="0"/>
        </w:rPr>
        <w:t xml:space="preserve">Before moving on, confirm two ideas. First, in your own words, what does an API let your app do, and why is the picture of a service counter a good one? Second, an API key is described as a password rather than an address — what does that mean for where you put it, and what is the danger of placing it where a user could see it? If both come easily, you </w:t>
      </w:r>
      <w:ins w:author="Info Vivencia" w:id="112" w:date="2026-06-24T06:48:34Z">
        <w:r w:rsidDel="00000000" w:rsidR="00000000" w:rsidRPr="00000000">
          <w:rPr>
            <w:rtl w:val="0"/>
            <w:rPrChange w:author="Info Vivencia" w:id="113" w:date="2026-06-24T06:48:34Z">
              <w:rPr>
                <w:rFonts w:ascii="Calibri" w:cs="Calibri" w:eastAsia="Calibri" w:hAnsi="Calibri"/>
                <w:color w:val="000000"/>
                <w:sz w:val="22"/>
                <w:szCs w:val="22"/>
              </w:rPr>
            </w:rPrChange>
          </w:rPr>
          <w:t xml:space="preserve">have understood what an API is.</w:t>
        </w:r>
      </w:ins>
      <w:del w:author="Info Vivencia" w:id="112" w:date="2026-06-24T06:48:34Z">
        <w:r w:rsidDel="00000000" w:rsidR="00000000" w:rsidRPr="00000000">
          <w:rPr>
            <w:rFonts w:ascii="Calibri" w:cs="Calibri" w:eastAsia="Calibri" w:hAnsi="Calibri"/>
            <w:color w:val="000000"/>
            <w:sz w:val="22"/>
            <w:szCs w:val="22"/>
            <w:rtl w:val="0"/>
          </w:rPr>
          <w:delText xml:space="preserve">are </w:delText>
        </w:r>
      </w:del>
      <w:ins w:author="Info Vivencia" w:id="112" w:date="2026-06-24T06:48:34Z">
        <w:del w:author="Info Vivencia" w:id="112" w:date="2026-06-24T06:48:34Z">
          <w:r w:rsidDel="00000000" w:rsidR="00000000" w:rsidRPr="00000000">
            <w:rPr>
              <w:rtl w:val="0"/>
              <w:rPrChange w:author="Info Vivencia" w:id="113" w:date="2026-06-24T06:48:34Z">
                <w:rPr>
                  <w:rFonts w:ascii="Calibri" w:cs="Calibri" w:eastAsia="Calibri" w:hAnsi="Calibri"/>
                  <w:color w:val="000000"/>
                  <w:sz w:val="22"/>
                  <w:szCs w:val="22"/>
                </w:rPr>
              </w:rPrChange>
            </w:rPr>
            <w:delText xml:space="preserve"> </w:delText>
          </w:r>
        </w:del>
      </w:ins>
      <w:del w:author="Info Vivencia" w:id="112" w:date="2026-06-24T06:48:34Z">
        <w:r w:rsidDel="00000000" w:rsidR="00000000" w:rsidRPr="00000000">
          <w:rPr>
            <w:rtl w:val="0"/>
            <w:rPrChange w:author="Info Vivencia" w:id="113" w:date="2026-06-24T06:48:34Z">
              <w:rPr>
                <w:rFonts w:ascii="Calibri" w:cs="Calibri" w:eastAsia="Calibri" w:hAnsi="Calibri"/>
                <w:color w:val="000000"/>
                <w:sz w:val="22"/>
                <w:szCs w:val="22"/>
              </w:rPr>
            </w:rPrChange>
          </w:rPr>
          <w:delText xml:space="preserve">ready to consider what this whole skill is worth.</w:delText>
        </w:r>
      </w:del>
      <w:r w:rsidDel="00000000" w:rsidR="00000000" w:rsidRPr="00000000">
        <w:rPr>
          <w:rtl w:val="0"/>
        </w:rPr>
      </w:r>
    </w:p>
    <w:p w:rsidR="00000000" w:rsidDel="00000000" w:rsidP="00000000" w:rsidRDefault="00000000" w:rsidRPr="00000000" w14:paraId="00000051">
      <w:pPr>
        <w:spacing w:after="120" w:before="240" w:lineRule="auto"/>
        <w:rPr/>
      </w:pPr>
      <w:r w:rsidDel="00000000" w:rsidR="00000000" w:rsidRPr="00000000">
        <w:rPr>
          <w:rFonts w:ascii="Calibri" w:cs="Calibri" w:eastAsia="Calibri" w:hAnsi="Calibri"/>
          <w:color w:val="2e74b5"/>
          <w:sz w:val="32"/>
          <w:szCs w:val="32"/>
          <w:rtl w:val="0"/>
        </w:rPr>
        <w:t xml:space="preserve">7.  What This Skill Is Worth, and Staying Capable</w:t>
      </w:r>
      <w:r w:rsidDel="00000000" w:rsidR="00000000" w:rsidRPr="00000000">
        <w:rPr>
          <w:rtl w:val="0"/>
        </w:rPr>
      </w:r>
    </w:p>
    <w:p w:rsidR="00000000" w:rsidDel="00000000" w:rsidP="00000000" w:rsidRDefault="00000000" w:rsidRPr="00000000" w14:paraId="00000052">
      <w:pPr>
        <w:spacing w:after="80" w:before="160" w:lineRule="auto"/>
        <w:rPr/>
      </w:pPr>
      <w:r w:rsidDel="00000000" w:rsidR="00000000" w:rsidRPr="00000000">
        <w:rPr>
          <w:rFonts w:ascii="Calibri" w:cs="Calibri" w:eastAsia="Calibri" w:hAnsi="Calibri"/>
          <w:color w:val="2e74b5"/>
          <w:sz w:val="26"/>
          <w:szCs w:val="26"/>
          <w:rtl w:val="0"/>
        </w:rPr>
        <w:t xml:space="preserve">7.1  Why apps that remember and recognise are worth more</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color w:val="000000"/>
          <w:sz w:val="22"/>
          <w:szCs w:val="22"/>
          <w:rtl w:val="0"/>
        </w:rPr>
        <w:t xml:space="preserve">Each day of this module has shown a skill worth more than the one </w:t>
      </w:r>
      <w:ins w:author="Info Vivencia" w:id="114" w:date="2026-06-24T06:49:01Z">
        <w:r w:rsidDel="00000000" w:rsidR="00000000" w:rsidRPr="00000000">
          <w:rPr>
            <w:rtl w:val="0"/>
            <w:rPrChange w:author="Info Vivencia" w:id="115" w:date="2026-06-24T06:49:01Z">
              <w:rPr>
                <w:rFonts w:ascii="Calibri" w:cs="Calibri" w:eastAsia="Calibri" w:hAnsi="Calibri"/>
                <w:color w:val="000000"/>
                <w:sz w:val="22"/>
                <w:szCs w:val="22"/>
              </w:rPr>
            </w:rPrChange>
          </w:rPr>
          <w:t xml:space="preserve">prior to</w:t>
        </w:r>
      </w:ins>
      <w:del w:author="Info Vivencia" w:id="114" w:date="2026-06-24T06:49:01Z">
        <w:r w:rsidDel="00000000" w:rsidR="00000000" w:rsidRPr="00000000">
          <w:rPr>
            <w:rtl w:val="0"/>
            <w:rPrChange w:author="Info Vivencia" w:id="115" w:date="2026-06-24T06:49:01Z">
              <w:rPr>
                <w:rFonts w:ascii="Calibri" w:cs="Calibri" w:eastAsia="Calibri" w:hAnsi="Calibri"/>
                <w:color w:val="000000"/>
                <w:sz w:val="22"/>
                <w:szCs w:val="22"/>
              </w:rPr>
            </w:rPrChange>
          </w:rPr>
          <w:delText xml:space="preserve">before</w:delText>
        </w:r>
      </w:del>
      <w:r w:rsidDel="00000000" w:rsidR="00000000" w:rsidRPr="00000000">
        <w:rPr>
          <w:rFonts w:ascii="Calibri" w:cs="Calibri" w:eastAsia="Calibri" w:hAnsi="Calibri"/>
          <w:color w:val="000000"/>
          <w:sz w:val="22"/>
          <w:szCs w:val="22"/>
          <w:rtl w:val="0"/>
        </w:rPr>
        <w:t xml:space="preserve"> it. A website built in an afternoon is marketable, as Day 14 showed. A small AI tool that does ongoing work is worth more, as Day 15 showed. A working prototype, built fast and shaped with control, is worth more</w:t>
      </w:r>
      <w:del w:author="Info Vivencia" w:id="116" w:date="2026-06-24T06:49:48Z">
        <w:r w:rsidDel="00000000" w:rsidR="00000000" w:rsidRPr="00000000">
          <w:rPr>
            <w:rFonts w:ascii="Calibri" w:cs="Calibri" w:eastAsia="Calibri" w:hAnsi="Calibri"/>
            <w:color w:val="000000"/>
            <w:sz w:val="22"/>
            <w:szCs w:val="22"/>
            <w:rtl w:val="0"/>
          </w:rPr>
          <w:delText xml:space="preserve"> still</w:delText>
        </w:r>
      </w:del>
      <w:r w:rsidDel="00000000" w:rsidR="00000000" w:rsidRPr="00000000">
        <w:rPr>
          <w:rFonts w:ascii="Calibri" w:cs="Calibri" w:eastAsia="Calibri" w:hAnsi="Calibri"/>
          <w:color w:val="000000"/>
          <w:sz w:val="22"/>
          <w:szCs w:val="22"/>
          <w:rtl w:val="0"/>
        </w:rPr>
        <w:t xml:space="preserve">, as Day 16 showed. Today’s skill goes a step beyond all of them, because an app that remembers and recognises its users is no longer a one-off tool or a draft — it is the beginning of a real product that people return to, and products people return to are what businesses pay for month after month.</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Calibri" w:cs="Calibri" w:eastAsia="Calibri" w:hAnsi="Calibri"/>
          <w:color w:val="000000"/>
          <w:sz w:val="22"/>
          <w:szCs w:val="22"/>
          <w:rtl w:val="0"/>
        </w:rPr>
        <w:t xml:space="preserve">Consider the difference plainly. The reply assistant from Day 15 helped the shop owner each time they used it, but it kept nothing and knew no one; it was a useful tool. Add a memory and logins, and the same kind of app becomes something a business depends on daily — a portal staff sign into, a record that builds up over months, a system the business would not want to be without. That dependence is what turns a single payment into a recurring one, and recurring income is the prize the program pointed to as early as Day 2’s productised service. An app with a back-end is the natural shape of software sold as an ongoing service rather than a one-time job.</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Calibri" w:cs="Calibri" w:eastAsia="Calibri" w:hAnsi="Calibri"/>
          <w:color w:val="000000"/>
          <w:sz w:val="22"/>
          <w:szCs w:val="22"/>
          <w:rtl w:val="0"/>
        </w:rPr>
        <w:t xml:space="preserve">There is also a distinct service in the back-end skill itself. </w:t>
      </w:r>
      <w:ins w:author="Info Vivencia" w:id="117" w:date="2026-06-24T06:51:42Z">
        <w:r w:rsidDel="00000000" w:rsidR="00000000" w:rsidRPr="00000000">
          <w:rPr>
            <w:rtl w:val="0"/>
            <w:rPrChange w:author="Info Vivencia" w:id="118" w:date="2026-06-24T06:51:42Z">
              <w:rPr>
                <w:rFonts w:ascii="Calibri" w:cs="Calibri" w:eastAsia="Calibri" w:hAnsi="Calibri"/>
                <w:color w:val="000000"/>
                <w:sz w:val="22"/>
                <w:szCs w:val="22"/>
              </w:rPr>
            </w:rPrChange>
          </w:rPr>
          <w:t xml:space="preserve">M</w:t>
        </w:r>
      </w:ins>
      <w:del w:author="Info Vivencia" w:id="117" w:date="2026-06-24T06:51:42Z">
        <w:r w:rsidDel="00000000" w:rsidR="00000000" w:rsidRPr="00000000">
          <w:rPr>
            <w:rtl w:val="0"/>
            <w:rPrChange w:author="Info Vivencia" w:id="118" w:date="2026-06-24T06:51:42Z">
              <w:rPr>
                <w:rFonts w:ascii="Calibri" w:cs="Calibri" w:eastAsia="Calibri" w:hAnsi="Calibri"/>
                <w:color w:val="000000"/>
                <w:sz w:val="22"/>
                <w:szCs w:val="22"/>
              </w:rPr>
            </w:rPrChange>
          </w:rPr>
          <w:delText xml:space="preserve">A great m</w:delText>
        </w:r>
      </w:del>
      <w:r w:rsidDel="00000000" w:rsidR="00000000" w:rsidRPr="00000000">
        <w:rPr>
          <w:rFonts w:ascii="Calibri" w:cs="Calibri" w:eastAsia="Calibri" w:hAnsi="Calibri"/>
          <w:color w:val="000000"/>
          <w:sz w:val="22"/>
          <w:szCs w:val="22"/>
          <w:rtl w:val="0"/>
        </w:rPr>
        <w:t xml:space="preserve">any people can now build the front of an app — a page, a draft, a prototype — and then get stuck precisely where today began, because giving it a real memory and proper logins is the part that felt out of reach. Being the person who can take such a half-built thing and give it a working back-end is a service in its own right, and a higher-value one than building a static page, because it is the step that turns a demo into something usable. Adding storage and login to an app someone already has</w:t>
      </w:r>
      <w:ins w:author="Info Vivencia" w:id="119" w:date="2026-06-24T06:52:08Z">
        <w:r w:rsidDel="00000000" w:rsidR="00000000" w:rsidRPr="00000000">
          <w:rPr>
            <w:rFonts w:ascii="Calibri" w:cs="Calibri" w:eastAsia="Calibri" w:hAnsi="Calibri"/>
            <w:color w:val="000000"/>
            <w:sz w:val="22"/>
            <w:szCs w:val="22"/>
            <w:rtl w:val="0"/>
          </w:rPr>
          <w:t xml:space="preserve">,</w:t>
        </w:r>
      </w:ins>
      <w:r w:rsidDel="00000000" w:rsidR="00000000" w:rsidRPr="00000000">
        <w:rPr>
          <w:rFonts w:ascii="Calibri" w:cs="Calibri" w:eastAsia="Calibri" w:hAnsi="Calibri"/>
          <w:color w:val="000000"/>
          <w:sz w:val="22"/>
          <w:szCs w:val="22"/>
          <w:rtl w:val="0"/>
        </w:rPr>
        <w:t xml:space="preserve"> is work people will pay for, </w:t>
      </w:r>
      <w:del w:author="Info Vivencia" w:id="120" w:date="2026-06-24T06:52:18Z">
        <w:r w:rsidDel="00000000" w:rsidR="00000000" w:rsidRPr="00000000">
          <w:rPr>
            <w:rFonts w:ascii="Calibri" w:cs="Calibri" w:eastAsia="Calibri" w:hAnsi="Calibri"/>
            <w:color w:val="000000"/>
            <w:sz w:val="22"/>
            <w:szCs w:val="22"/>
            <w:rtl w:val="0"/>
          </w:rPr>
          <w:delText xml:space="preserve">exactly </w:delText>
        </w:r>
      </w:del>
      <w:r w:rsidDel="00000000" w:rsidR="00000000" w:rsidRPr="00000000">
        <w:rPr>
          <w:rFonts w:ascii="Calibri" w:cs="Calibri" w:eastAsia="Calibri" w:hAnsi="Calibri"/>
          <w:color w:val="000000"/>
          <w:sz w:val="22"/>
          <w:szCs w:val="22"/>
          <w:rtl w:val="0"/>
        </w:rPr>
        <w:t xml:space="preserve">because it is the wall most of them hit.</w:t>
      </w:r>
      <w:r w:rsidDel="00000000" w:rsidR="00000000" w:rsidRPr="00000000">
        <w:rPr>
          <w:rtl w:val="0"/>
        </w:rPr>
      </w:r>
    </w:p>
    <w:p w:rsidR="00000000" w:rsidDel="00000000" w:rsidP="00000000" w:rsidRDefault="00000000" w:rsidRPr="00000000" w14:paraId="00000056">
      <w:pPr>
        <w:spacing w:after="160" w:line="276" w:lineRule="auto"/>
        <w:rPr/>
      </w:pPr>
      <w:ins w:author="Info Vivencia" w:id="121" w:date="2026-06-24T06:53:21Z">
        <w:r w:rsidDel="00000000" w:rsidR="00000000" w:rsidRPr="00000000">
          <w:rPr>
            <w:rtl w:val="0"/>
            <w:rPrChange w:author="Info Vivencia" w:id="122" w:date="2026-06-24T06:53:21Z">
              <w:rPr/>
            </w:rPrChange>
          </w:rPr>
          <w:t xml:space="preserve">The same commitment to honesty that has guided the module continues here, now focused on being truthful about the product's level of maturity.</w:t>
        </w:r>
      </w:ins>
      <w:del w:author="Info Vivencia" w:id="121" w:date="2026-06-24T06:53:21Z">
        <w:r w:rsidDel="00000000" w:rsidR="00000000" w:rsidRPr="00000000">
          <w:rPr>
            <w:rtl w:val="0"/>
            <w:rPrChange w:author="Info Vivencia" w:id="122" w:date="2026-06-24T06:53:21Z">
              <w:rPr>
                <w:rFonts w:ascii="Calibri" w:cs="Calibri" w:eastAsia="Calibri" w:hAnsi="Calibri"/>
                <w:color w:val="000000"/>
                <w:sz w:val="22"/>
                <w:szCs w:val="22"/>
              </w:rPr>
            </w:rPrChange>
          </w:rPr>
          <w:delText xml:space="preserve">The honesty that has run through the module applies here too, now about the stage a product has reached.</w:delText>
        </w:r>
      </w:del>
      <w:r w:rsidDel="00000000" w:rsidR="00000000" w:rsidRPr="00000000">
        <w:rPr>
          <w:rFonts w:ascii="Calibri" w:cs="Calibri" w:eastAsia="Calibri" w:hAnsi="Calibri"/>
          <w:color w:val="000000"/>
          <w:sz w:val="22"/>
          <w:szCs w:val="22"/>
          <w:rtl w:val="0"/>
        </w:rPr>
        <w:t xml:space="preserve"> An app with a database and a login, built and tested as you did today, is a real, working thing</w:t>
      </w:r>
      <w:ins w:author="Info Vivencia" w:id="123" w:date="2026-06-24T06:53:35Z">
        <w:r w:rsidDel="00000000" w:rsidR="00000000" w:rsidRPr="00000000">
          <w:rPr>
            <w:rtl w:val="0"/>
            <w:rPrChange w:author="Info Vivencia" w:id="124" w:date="2026-06-24T06:53:35Z">
              <w:rPr>
                <w:rFonts w:ascii="Calibri" w:cs="Calibri" w:eastAsia="Calibri" w:hAnsi="Calibri"/>
                <w:color w:val="000000"/>
                <w:sz w:val="22"/>
                <w:szCs w:val="22"/>
              </w:rPr>
            </w:rPrChange>
          </w:rPr>
          <w:t xml:space="preserve">,</w:t>
        </w:r>
      </w:ins>
      <w:del w:author="Info Vivencia" w:id="123" w:date="2026-06-24T06:53:35Z">
        <w:r w:rsidDel="00000000" w:rsidR="00000000" w:rsidRPr="00000000">
          <w:rPr>
            <w:rFonts w:ascii="Calibri" w:cs="Calibri" w:eastAsia="Calibri" w:hAnsi="Calibri"/>
            <w:color w:val="000000"/>
            <w:sz w:val="22"/>
            <w:szCs w:val="22"/>
            <w:rtl w:val="0"/>
          </w:rPr>
          <w:delText xml:space="preserve"> —</w:delText>
        </w:r>
      </w:del>
      <w:r w:rsidDel="00000000" w:rsidR="00000000" w:rsidRPr="00000000">
        <w:rPr>
          <w:rFonts w:ascii="Calibri" w:cs="Calibri" w:eastAsia="Calibri" w:hAnsi="Calibri"/>
          <w:color w:val="000000"/>
          <w:sz w:val="22"/>
          <w:szCs w:val="22"/>
          <w:rtl w:val="0"/>
        </w:rPr>
        <w:t xml:space="preserve"> but making it ready for many real users, reliable when crowded and mindful of cost, is the further work of deploying and scaling, which is Day 18. </w:t>
      </w:r>
      <w:ins w:author="Info Vivencia" w:id="125" w:date="2026-06-24T06:55:20Z">
        <w:r w:rsidDel="00000000" w:rsidR="00000000" w:rsidRPr="00000000">
          <w:rPr>
            <w:rtl w:val="0"/>
            <w:rPrChange w:author="Info Vivencia" w:id="126" w:date="2026-06-24T06:55:20Z">
              <w:rPr>
                <w:rFonts w:ascii="Calibri" w:cs="Calibri" w:eastAsia="Calibri" w:hAnsi="Calibri"/>
                <w:color w:val="000000"/>
                <w:sz w:val="22"/>
                <w:szCs w:val="22"/>
              </w:rPr>
            </w:rPrChange>
          </w:rPr>
          <w:t xml:space="preserve">Selling an app that is ready for public use before it has been deployed, polished, and thoroughly tested leaves a client exposed the moment real users begin interacting with it.</w:t>
        </w:r>
      </w:ins>
      <w:del w:author="Info Vivencia" w:id="125" w:date="2026-06-24T06:55:20Z">
        <w:r w:rsidDel="00000000" w:rsidR="00000000" w:rsidRPr="00000000">
          <w:rPr>
            <w:rtl w:val="0"/>
            <w:rPrChange w:author="Info Vivencia" w:id="126" w:date="2026-06-24T06:55:20Z">
              <w:rPr>
                <w:rFonts w:ascii="Calibri" w:cs="Calibri" w:eastAsia="Calibri" w:hAnsi="Calibri"/>
                <w:color w:val="000000"/>
                <w:sz w:val="22"/>
                <w:szCs w:val="22"/>
              </w:rPr>
            </w:rPrChange>
          </w:rPr>
          <w:delText xml:space="preserve">Selling an app as ready for the public when it has not yet been deployed and </w:delText>
        </w:r>
      </w:del>
      <w:ins w:author="Info Vivencia" w:id="127" w:date="2026-06-24T06:54:06Z">
        <w:del w:author="Info Vivencia" w:id="125" w:date="2026-06-24T06:55:20Z">
          <w:r w:rsidDel="00000000" w:rsidR="00000000" w:rsidRPr="00000000">
            <w:rPr>
              <w:rtl w:val="0"/>
              <w:rPrChange w:author="Info Vivencia" w:id="126" w:date="2026-06-24T06:55:20Z">
                <w:rPr>
                  <w:rFonts w:ascii="Calibri" w:cs="Calibri" w:eastAsia="Calibri" w:hAnsi="Calibri"/>
                  <w:color w:val="000000"/>
                  <w:sz w:val="22"/>
                  <w:szCs w:val="22"/>
                </w:rPr>
              </w:rPrChange>
            </w:rPr>
            <w:delText xml:space="preserve">polished</w:delText>
          </w:r>
        </w:del>
      </w:ins>
      <w:del w:author="Info Vivencia" w:id="125" w:date="2026-06-24T06:55:20Z">
        <w:r w:rsidDel="00000000" w:rsidR="00000000" w:rsidRPr="00000000">
          <w:rPr>
            <w:rtl w:val="0"/>
            <w:rPrChange w:author="Info Vivencia" w:id="126" w:date="2026-06-24T06:55:20Z">
              <w:rPr>
                <w:rFonts w:ascii="Calibri" w:cs="Calibri" w:eastAsia="Calibri" w:hAnsi="Calibri"/>
                <w:color w:val="000000"/>
                <w:sz w:val="22"/>
                <w:szCs w:val="22"/>
              </w:rPr>
            </w:rPrChange>
          </w:rPr>
          <w:delText xml:space="preserve">hardened</w:delText>
        </w:r>
      </w:del>
      <w:ins w:author="Info Vivencia" w:id="127" w:date="2026-06-24T06:54:06Z">
        <w:del w:author="Info Vivencia" w:id="125" w:date="2026-06-24T06:55:20Z">
          <w:r w:rsidDel="00000000" w:rsidR="00000000" w:rsidRPr="00000000">
            <w:rPr>
              <w:rtl w:val="0"/>
              <w:rPrChange w:author="Info Vivencia" w:id="126" w:date="2026-06-24T06:55:20Z">
                <w:rPr>
                  <w:rFonts w:ascii="Calibri" w:cs="Calibri" w:eastAsia="Calibri" w:hAnsi="Calibri"/>
                  <w:color w:val="000000"/>
                  <w:sz w:val="22"/>
                  <w:szCs w:val="22"/>
                </w:rPr>
              </w:rPrChange>
            </w:rPr>
            <w:delText xml:space="preserve">,</w:delText>
          </w:r>
        </w:del>
      </w:ins>
      <w:del w:author="Info Vivencia" w:id="125" w:date="2026-06-24T06:55:20Z">
        <w:r w:rsidDel="00000000" w:rsidR="00000000" w:rsidRPr="00000000">
          <w:rPr>
            <w:rtl w:val="0"/>
            <w:rPrChange w:author="Info Vivencia" w:id="126" w:date="2026-06-24T06:55:20Z">
              <w:rPr>
                <w:rFonts w:ascii="Calibri" w:cs="Calibri" w:eastAsia="Calibri" w:hAnsi="Calibri"/>
                <w:color w:val="000000"/>
                <w:sz w:val="22"/>
                <w:szCs w:val="22"/>
              </w:rPr>
            </w:rPrChange>
          </w:rPr>
          <w:delText xml:space="preserve"> sets a client up to be caught out the moment real users arrive</w:delText>
        </w:r>
      </w:del>
      <w:r w:rsidDel="00000000" w:rsidR="00000000" w:rsidRPr="00000000">
        <w:rPr>
          <w:rFonts w:ascii="Calibri" w:cs="Calibri" w:eastAsia="Calibri" w:hAnsi="Calibri"/>
          <w:color w:val="000000"/>
          <w:sz w:val="22"/>
          <w:szCs w:val="22"/>
          <w:rtl w:val="0"/>
        </w:rPr>
        <w:t xml:space="preserve">. Be clear about what you are handing over: a working app that remembers and recognises, with the path to a fully live product stated plainly. That honesty is what turns a single build into a lasting relationship, just as it did on Days 15 and 16.</w:t>
      </w:r>
      <w:r w:rsidDel="00000000" w:rsidR="00000000" w:rsidRPr="00000000">
        <w:rPr>
          <w:rtl w:val="0"/>
        </w:rPr>
      </w:r>
    </w:p>
    <w:p w:rsidR="00000000" w:rsidDel="00000000" w:rsidP="00000000" w:rsidRDefault="00000000" w:rsidRPr="00000000" w14:paraId="00000057">
      <w:pPr>
        <w:spacing w:after="80" w:before="160" w:lineRule="auto"/>
        <w:rPr/>
      </w:pPr>
      <w:r w:rsidDel="00000000" w:rsidR="00000000" w:rsidRPr="00000000">
        <w:rPr>
          <w:rFonts w:ascii="Calibri" w:cs="Calibri" w:eastAsia="Calibri" w:hAnsi="Calibri"/>
          <w:color w:val="2e74b5"/>
          <w:sz w:val="26"/>
          <w:szCs w:val="26"/>
          <w:rtl w:val="0"/>
        </w:rPr>
        <w:t xml:space="preserve">7.2  Staying capable as the tools change</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Calibri" w:cs="Calibri" w:eastAsia="Calibri" w:hAnsi="Calibri"/>
          <w:color w:val="000000"/>
          <w:sz w:val="22"/>
          <w:szCs w:val="22"/>
          <w:rtl w:val="0"/>
        </w:rPr>
        <w:t xml:space="preserve">The tools named today — Supabase, Clerk, and Firebase — are strong choices now, </w:t>
      </w:r>
      <w:ins w:author="Info Vivencia" w:id="128" w:date="2026-06-24T06:56:47Z">
        <w:r w:rsidDel="00000000" w:rsidR="00000000" w:rsidRPr="00000000">
          <w:rPr>
            <w:rtl w:val="0"/>
            <w:rPrChange w:author="Info Vivencia" w:id="129" w:date="2026-06-24T06:56:47Z">
              <w:rPr>
                <w:rFonts w:ascii="Calibri" w:cs="Calibri" w:eastAsia="Calibri" w:hAnsi="Calibri"/>
                <w:color w:val="000000"/>
                <w:sz w:val="22"/>
                <w:szCs w:val="22"/>
              </w:rPr>
            </w:rPrChange>
          </w:rPr>
          <w:t xml:space="preserve">But the back-end landscape is no more settled than any other part of this field, and any of these options could be overtaken within a year</w:t>
        </w:r>
      </w:ins>
      <w:del w:author="Info Vivencia" w:id="128" w:date="2026-06-24T06:56:47Z">
        <w:r w:rsidDel="00000000" w:rsidR="00000000" w:rsidRPr="00000000">
          <w:rPr>
            <w:rtl w:val="0"/>
            <w:rPrChange w:author="Info Vivencia" w:id="129" w:date="2026-06-24T06:56:47Z">
              <w:rPr>
                <w:rFonts w:ascii="Calibri" w:cs="Calibri" w:eastAsia="Calibri" w:hAnsi="Calibri"/>
                <w:color w:val="000000"/>
                <w:sz w:val="22"/>
                <w:szCs w:val="22"/>
              </w:rPr>
            </w:rPrChange>
          </w:rPr>
          <w:delText xml:space="preserve">but the back-end is no more fixed than any other part of this field, and any of them may be overtaken within a year</w:delText>
        </w:r>
      </w:del>
      <w:r w:rsidDel="00000000" w:rsidR="00000000" w:rsidRPr="00000000">
        <w:rPr>
          <w:rFonts w:ascii="Calibri" w:cs="Calibri" w:eastAsia="Calibri" w:hAnsi="Calibri"/>
          <w:color w:val="000000"/>
          <w:sz w:val="22"/>
          <w:szCs w:val="22"/>
          <w:rtl w:val="0"/>
        </w:rPr>
        <w:t xml:space="preserve">. So hold them loosely, as you have learned to hold every tool. The lasting skill is not knowing where each setting sits in Supabase; it is understanding the three jobs a back-end does and the disciplines that go with them: an app that must remember needs a lasting store, an app that must recognise needs real logins whose passwords you never keep yourself, an app that must connect does so through APIs and keys that are guarded like passwords, and the data you hold is yours to keep safe.</w:t>
      </w:r>
      <w:r w:rsidDel="00000000" w:rsidR="00000000" w:rsidRPr="00000000">
        <w:rPr>
          <w:rtl w:val="0"/>
        </w:rPr>
      </w:r>
    </w:p>
    <w:p w:rsidR="00000000" w:rsidDel="00000000" w:rsidP="00000000" w:rsidRDefault="00000000" w:rsidRPr="00000000" w14:paraId="00000059">
      <w:pPr>
        <w:spacing w:after="160" w:line="276" w:lineRule="auto"/>
        <w:rPr/>
      </w:pPr>
      <w:commentRangeStart w:id="1"/>
      <w:r w:rsidDel="00000000" w:rsidR="00000000" w:rsidRPr="00000000">
        <w:rPr>
          <w:rFonts w:ascii="Calibri" w:cs="Calibri" w:eastAsia="Calibri" w:hAnsi="Calibri"/>
          <w:color w:val="000000"/>
          <w:sz w:val="22"/>
          <w:szCs w:val="22"/>
          <w:rtl w:val="0"/>
        </w:rPr>
        <w:t xml:space="preserve">So when you meet a new back-end tool, the questions are the familiar ones. How would you find a capable tool for the job when the one you know is gone? How would you test its real strengths and limits against the hard cases you now understand — does the data truly last, does the login truly protect, are passwords and keys handled safely? And how would you look at the build from more than the obvious angle, judging it as the user will and being honest about the stage it has reached and the data it holds? A person who works this way stays capable no matter how the tools change beneath them, and that durability is worth far more than fluency in any single tool that will not last.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A">
      <w:pPr>
        <w:spacing w:after="160" w:line="276" w:lineRule="auto"/>
        <w:rPr/>
      </w:pPr>
      <w:r w:rsidDel="00000000" w:rsidR="00000000" w:rsidRPr="00000000">
        <w:rPr>
          <w:rFonts w:ascii="Calibri" w:cs="Calibri" w:eastAsia="Calibri" w:hAnsi="Calibri"/>
          <w:color w:val="000000"/>
          <w:sz w:val="22"/>
          <w:szCs w:val="22"/>
          <w:rtl w:val="0"/>
        </w:rPr>
        <w:t xml:space="preserve">That capability leads directly into the final day of the module. Today you gave an app the three things that make it real — a memory, a way to recognise its users, and a way to connect to the wider world — and you built and tested it as a working thing. What remains is to take such an app out of your own hands and put it properly in front of the world: to deploy it on its own web address, to make it reliable when many people use it at once, and to do so at a sensible cost. That is the work of Day 18, and it is the step that turns the real, working app you can now build into a product the public can actually use.</w:t>
      </w:r>
      <w:r w:rsidDel="00000000" w:rsidR="00000000" w:rsidRPr="00000000">
        <w:rPr>
          <w:rtl w:val="0"/>
        </w:rPr>
      </w:r>
    </w:p>
    <w:p w:rsidR="00000000" w:rsidDel="00000000" w:rsidP="00000000" w:rsidRDefault="00000000" w:rsidRPr="00000000" w14:paraId="0000005B">
      <w:pPr>
        <w:spacing w:after="120" w:before="240" w:lineRule="auto"/>
        <w:rPr/>
      </w:pPr>
      <w:r w:rsidDel="00000000" w:rsidR="00000000" w:rsidRPr="00000000">
        <w:rPr>
          <w:rFonts w:ascii="Calibri" w:cs="Calibri" w:eastAsia="Calibri" w:hAnsi="Calibri"/>
          <w:color w:val="2e74b5"/>
          <w:sz w:val="32"/>
          <w:szCs w:val="32"/>
          <w:rtl w:val="0"/>
        </w:rPr>
        <w:t xml:space="preserve">8.  Practice</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Calibri" w:cs="Calibri" w:eastAsia="Calibri" w:hAnsi="Calibri"/>
          <w:color w:val="000000"/>
          <w:sz w:val="22"/>
          <w:szCs w:val="22"/>
          <w:rtl w:val="0"/>
        </w:rPr>
        <w:t xml:space="preserve">Complete the following tasks on your own using the LMS resources and the tools introduced today. Each task tells you what to do, which tool to use, and what a good result looks like. Do them in order, because each one builds on the last.</w:t>
      </w:r>
      <w:r w:rsidDel="00000000" w:rsidR="00000000" w:rsidRPr="00000000">
        <w:rPr>
          <w:rtl w:val="0"/>
        </w:rPr>
      </w:r>
    </w:p>
    <w:p w:rsidR="00000000" w:rsidDel="00000000" w:rsidP="00000000" w:rsidRDefault="00000000" w:rsidRPr="00000000" w14:paraId="0000005D">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1 — Give an app a memory.  </w:t>
      </w:r>
      <w:r w:rsidDel="00000000" w:rsidR="00000000" w:rsidRPr="00000000">
        <w:rPr>
          <w:rFonts w:ascii="Calibri" w:cs="Calibri" w:eastAsia="Calibri" w:hAnsi="Calibri"/>
          <w:color w:val="000000"/>
          <w:sz w:val="22"/>
          <w:szCs w:val="22"/>
          <w:rtl w:val="0"/>
        </w:rPr>
        <w:t xml:space="preserve">Take an app you have already built — the dashboard from Day 16, or any small app of your own — and connect it to a real database using Supabase, so that it remembers what you put in. Describe in plain words what the app should store and the details to keep for each record, keeping your Supabase connection key private and never placing it where a user could see it. Then enter some real information, close the app, and open it again. A good result is an app whose stored information is still there when you reopen it, confirmed by closing and reopening rather than assumed.</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2 — Add a login.  </w:t>
      </w:r>
      <w:r w:rsidDel="00000000" w:rsidR="00000000" w:rsidRPr="00000000">
        <w:rPr>
          <w:rFonts w:ascii="Calibri" w:cs="Calibri" w:eastAsia="Calibri" w:hAnsi="Calibri"/>
          <w:color w:val="000000"/>
          <w:sz w:val="22"/>
          <w:szCs w:val="22"/>
          <w:rtl w:val="0"/>
        </w:rPr>
        <w:t xml:space="preserve">Add authentication to that app so that only a signed-in user can see what is inside, using Supabase or Clerk. Describe the login in plain words: a sign-in screen, the content hidden from anyone not signed in, and a way to sign out. Test it by trying to open the app without signing in, then signing in, then signing out. A good result is an app that genuinely stops an unsigned visitor from seeing its contents, confirmed by trying to get in the wrong way rather than only by signing in.</w:t>
      </w:r>
      <w:r w:rsidDel="00000000" w:rsidR="00000000" w:rsidRPr="00000000">
        <w:rPr>
          <w:rtl w:val="0"/>
        </w:rPr>
      </w:r>
    </w:p>
    <w:p w:rsidR="00000000" w:rsidDel="00000000" w:rsidP="00000000" w:rsidRDefault="00000000" w:rsidRPr="00000000" w14:paraId="0000005F">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3 — Make it a portal for many users.  </w:t>
      </w:r>
      <w:r w:rsidDel="00000000" w:rsidR="00000000" w:rsidRPr="00000000">
        <w:rPr>
          <w:rFonts w:ascii="Calibri" w:cs="Calibri" w:eastAsia="Calibri" w:hAnsi="Calibri"/>
          <w:color w:val="000000"/>
          <w:sz w:val="22"/>
          <w:szCs w:val="22"/>
          <w:rtl w:val="0"/>
        </w:rPr>
        <w:t xml:space="preserve">Extend your app so that several people can each have their own account and see only their own data — a portal rather than a single-owner tool. Describe that each user signs in with their own account, that what they save is kept as theirs, and that one user never sees another’s. Test it with two different accounts. A good result is two accounts whose data stays separate, so that signing in as one shows only that person’s information.</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4 — Shape one honest offering.  </w:t>
      </w:r>
      <w:r w:rsidDel="00000000" w:rsidR="00000000" w:rsidRPr="00000000">
        <w:rPr>
          <w:rFonts w:ascii="Calibri" w:cs="Calibri" w:eastAsia="Calibri" w:hAnsi="Calibri"/>
          <w:color w:val="000000"/>
          <w:sz w:val="22"/>
          <w:szCs w:val="22"/>
          <w:rtl w:val="0"/>
        </w:rPr>
        <w:t xml:space="preserve">Write one specific offering built on today’s skill. Name a kind of person or business that needs an app which remembers and recognises its users, the one thing your app would keep and protect for them, and one honest line stating that what you deliver is a working app with a real back-end and that making it fully live for the public is the further step of deployment. A good result is a single clear sentence describing a back-end-building service you could offer, with the stage of the work and your duty of care over stored data stated honestly.</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nfo Vivencia" w:id="1" w:date="2026-06-24T06:58:54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part really necessary, its being repeated again and again. I feel that we should remove it. -- Jai</w:t>
      </w:r>
    </w:p>
  </w:comment>
  <w:comment w:author="Info Vivencia" w:id="0" w:date="2026-06-18T10:30:09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@sriram Cross 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pPr>
    <w:r w:rsidDel="00000000" w:rsidR="00000000" w:rsidRPr="00000000">
      <w:rPr>
        <w:rFonts w:ascii="Calibri" w:cs="Calibri" w:eastAsia="Calibri" w:hAnsi="Calibri"/>
        <w:color w:val="000000"/>
        <w:sz w:val="18"/>
        <w:szCs w:val="18"/>
        <w:rtl w:val="0"/>
      </w:rPr>
      <w:t xml:space="preserve">Internal — Trainers and Program Team Only   |   Page </w:t>
    </w:r>
    <w:r w:rsidDel="00000000" w:rsidR="00000000" w:rsidRPr="00000000">
      <w:rPr>
        <w:rFonts w:ascii="Calibri" w:cs="Calibri" w:eastAsia="Calibri" w:hAnsi="Calibri"/>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tabs>
        <w:tab w:val="right" w:leader="none" w:pos="9026"/>
      </w:tabs>
      <w:rPr/>
    </w:pPr>
    <w:r w:rsidDel="00000000" w:rsidR="00000000" w:rsidRPr="00000000">
      <w:rPr>
        <w:rFonts w:ascii="Calibri" w:cs="Calibri" w:eastAsia="Calibri" w:hAnsi="Calibri"/>
        <w:color w:val="000000"/>
        <w:sz w:val="18"/>
        <w:szCs w:val="18"/>
        <w:rtl w:val="0"/>
      </w:rPr>
      <w:t xml:space="preserve">ONROL — AI Generalist Program (Level 1)Day 17 — Backend, Database &amp; Authentication Integration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