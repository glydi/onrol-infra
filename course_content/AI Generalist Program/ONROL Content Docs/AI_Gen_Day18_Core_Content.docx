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Calibri" w:cs="Calibri" w:eastAsia="Calibri" w:hAnsi="Calibri"/>
          <w:b w:val="1"/>
          <w:bCs w:val="1"/>
          <w:i w:val="0"/>
          <w:iCs w:val="0"/>
          <w:color w:val="000000"/>
          <w:sz w:val="22"/>
          <w:szCs w:val="22"/>
          <w:rtl w:val="0"/>
        </w:rPr>
        <w:t xml:space="preserve">ONROL — AI Generalist Program  |  Level 1  |  30-Day Program</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rFonts w:ascii="Calibri" w:cs="Calibri" w:eastAsia="Calibri" w:hAnsi="Calibri"/>
          <w:b w:val="1"/>
          <w:bCs w:val="1"/>
          <w:i w:val="0"/>
          <w:iCs w:val="0"/>
          <w:color w:val="000000"/>
          <w:sz w:val="30"/>
          <w:szCs w:val="30"/>
          <w:rtl w:val="0"/>
        </w:rPr>
        <w:t xml:space="preserve">Day 18 — Deploying &amp; Scaling AI Applications</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Fonts w:ascii="Calibri" w:cs="Calibri" w:eastAsia="Calibri" w:hAnsi="Calibri"/>
          <w:b w:val="0"/>
          <w:bCs w:val="0"/>
          <w:i w:val="0"/>
          <w:iCs w:val="0"/>
          <w:color w:val="000000"/>
          <w:sz w:val="22"/>
          <w:szCs w:val="22"/>
          <w:rtl w:val="0"/>
        </w:rPr>
        <w:t xml:space="preserve">Module 4  |  Session: 120 minutes (open to close)  |  Delivery: Online (Zoom)</w:t>
      </w:r>
      <w:r w:rsidDel="00000000" w:rsidR="00000000" w:rsidRPr="00000000">
        <w:rPr>
          <w:rtl w:val="0"/>
        </w:rPr>
      </w:r>
    </w:p>
    <w:p w:rsidR="00000000" w:rsidDel="00000000" w:rsidP="00000000" w:rsidRDefault="00000000" w:rsidRPr="00000000" w14:paraId="00000004">
      <w:pPr>
        <w:spacing w:after="200" w:lineRule="auto"/>
        <w:rPr/>
      </w:pPr>
      <w:r w:rsidDel="00000000" w:rsidR="00000000" w:rsidRPr="00000000">
        <w:rPr>
          <w:rFonts w:ascii="Calibri" w:cs="Calibri" w:eastAsia="Calibri" w:hAnsi="Calibri"/>
          <w:b w:val="0"/>
          <w:bCs w:val="0"/>
          <w:i w:val="1"/>
          <w:iCs w:val="1"/>
          <w:color w:val="000000"/>
          <w:sz w:val="22"/>
          <w:szCs w:val="22"/>
          <w:rtl w:val="0"/>
        </w:rPr>
        <w:t xml:space="preserve">Internal document — trainers and program team only. Not for student distribution.</w:t>
      </w:r>
      <w:r w:rsidDel="00000000" w:rsidR="00000000" w:rsidRPr="00000000">
        <w:rPr>
          <w:rtl w:val="0"/>
        </w:rPr>
      </w:r>
    </w:p>
    <w:p w:rsidR="00000000" w:rsidDel="00000000" w:rsidP="00000000" w:rsidRDefault="00000000" w:rsidRPr="00000000" w14:paraId="00000005">
      <w:pPr>
        <w:spacing w:after="160" w:line="276" w:lineRule="auto"/>
        <w:rPr>
          <w:del w:author="Info Vivencia" w:id="0" w:date="2026-06-25T11:07:48Z"/>
        </w:rPr>
      </w:pPr>
      <w:del w:author="Info Vivencia" w:id="0" w:date="2026-06-25T11:07:48Z">
        <w:r w:rsidDel="00000000" w:rsidR="00000000" w:rsidRPr="00000000">
          <w:rPr>
            <w:rFonts w:ascii="Calibri" w:cs="Calibri" w:eastAsia="Calibri" w:hAnsi="Calibri"/>
            <w:color w:val="000000"/>
            <w:sz w:val="22"/>
            <w:szCs w:val="22"/>
            <w:rtl w:val="0"/>
          </w:rPr>
          <w:delText xml:space="preserve">This chapter covers everything taught in Day 18. It is written as a self-contained teaching resource: a trainer who has never delivered this session before should be able to teach it correctly from this document alone, and a student reading it independently can learn from it directly. It addresses the reader as you throughout, without distinguishing between the two audiences, because the subject matter is the same for both.</w:delText>
        </w:r>
        <w:r w:rsidDel="00000000" w:rsidR="00000000" w:rsidRPr="00000000">
          <w:rPr>
            <w:rtl w:val="0"/>
          </w:rPr>
        </w:r>
      </w:del>
    </w:p>
    <w:p w:rsidR="00000000" w:rsidDel="00000000" w:rsidP="00000000" w:rsidRDefault="00000000" w:rsidRPr="00000000" w14:paraId="00000006">
      <w:pPr>
        <w:spacing w:after="160" w:line="276" w:lineRule="auto"/>
        <w:rPr>
          <w:del w:author="Info Vivencia" w:id="0" w:date="2026-06-25T11:07:48Z"/>
        </w:rPr>
      </w:pPr>
      <w:del w:author="Info Vivencia" w:id="0" w:date="2026-06-25T11:07:48Z">
        <w:r w:rsidDel="00000000" w:rsidR="00000000" w:rsidRPr="00000000">
          <w:rPr>
            <w:rFonts w:ascii="Calibri" w:cs="Calibri" w:eastAsia="Calibri" w:hAnsi="Calibri"/>
            <w:color w:val="000000"/>
            <w:sz w:val="22"/>
            <w:szCs w:val="22"/>
            <w:rtl w:val="0"/>
          </w:rPr>
          <w:delText xml:space="preserve">Day 18 is the fifth and final day of Module 4. Across the last four days you built real software by describing it: a website that people could look at, a small app that did a piece of work using AI, a dashboard shaped in a proper workspace, and then the back-end that gave that dashboard a lasting memory and a login on its door. In every one of those days you got the result live enough to show one person, using the building tool’s own publish feature, and in every one the proper work of putting a product before the public was named and set aside for today. This is that day. By the end of the session you will understand what it means to deploy an app, how to put one on its own reliable address using the tools the module has pointed toward, how to keep its secret keys safe once it is public, and how to think honestly about what happens when real people start to use it.</w:delText>
        </w:r>
        <w:r w:rsidDel="00000000" w:rsidR="00000000" w:rsidRPr="00000000">
          <w:rPr>
            <w:rtl w:val="0"/>
          </w:rPr>
        </w:r>
      </w:del>
    </w:p>
    <w:p w:rsidR="00000000" w:rsidDel="00000000" w:rsidP="00000000" w:rsidRDefault="00000000" w:rsidRPr="00000000" w14:paraId="00000007">
      <w:pPr>
        <w:spacing w:after="120" w:before="240" w:lineRule="auto"/>
        <w:rPr/>
      </w:pPr>
      <w:r w:rsidDel="00000000" w:rsidR="00000000" w:rsidRPr="00000000">
        <w:rPr>
          <w:rFonts w:ascii="Calibri" w:cs="Calibri" w:eastAsia="Calibri" w:hAnsi="Calibri"/>
          <w:color w:val="2e74b5"/>
          <w:sz w:val="32"/>
          <w:szCs w:val="32"/>
          <w:rtl w:val="0"/>
        </w:rPr>
        <w:t xml:space="preserve">1.  Orientation: From Built to Launched  (11 min)</w:t>
      </w:r>
      <w:r w:rsidDel="00000000" w:rsidR="00000000" w:rsidRPr="00000000">
        <w:rPr>
          <w:rtl w:val="0"/>
        </w:rPr>
      </w:r>
    </w:p>
    <w:p w:rsidR="00000000" w:rsidDel="00000000" w:rsidP="00000000" w:rsidRDefault="00000000" w:rsidRPr="00000000" w14:paraId="00000008">
      <w:pPr>
        <w:spacing w:after="80" w:before="160" w:lineRule="auto"/>
        <w:rPr/>
      </w:pPr>
      <w:r w:rsidDel="00000000" w:rsidR="00000000" w:rsidRPr="00000000">
        <w:rPr>
          <w:rFonts w:ascii="Calibri" w:cs="Calibri" w:eastAsia="Calibri" w:hAnsi="Calibri"/>
          <w:color w:val="2e74b5"/>
          <w:sz w:val="26"/>
          <w:szCs w:val="26"/>
          <w:rtl w:val="0"/>
        </w:rPr>
        <w:t xml:space="preserve">1.1  Where this session sits in the program</w:t>
      </w:r>
      <w:r w:rsidDel="00000000" w:rsidR="00000000" w:rsidRPr="00000000">
        <w:rPr>
          <w:rtl w:val="0"/>
        </w:rPr>
      </w:r>
    </w:p>
    <w:p w:rsidR="00000000" w:rsidDel="00000000" w:rsidP="00000000" w:rsidRDefault="00000000" w:rsidRPr="00000000" w14:paraId="00000009">
      <w:pPr>
        <w:spacing w:after="160" w:line="276" w:lineRule="auto"/>
        <w:rPr/>
      </w:pPr>
      <w:r w:rsidDel="00000000" w:rsidR="00000000" w:rsidRPr="00000000">
        <w:rPr>
          <w:rFonts w:ascii="Calibri" w:cs="Calibri" w:eastAsia="Calibri" w:hAnsi="Calibri"/>
          <w:color w:val="000000"/>
          <w:sz w:val="22"/>
          <w:szCs w:val="22"/>
          <w:rtl w:val="0"/>
        </w:rPr>
        <w:t xml:space="preserve">This is the last day of Module 4, and it completes a single arc. On Day 14 you crossed the line that had kept building out of reach, and made a working website by describing it. On Day 15 you built something that does work rather than only shows information — a small app powered by an AI model. On Day 16 you moved into a real workspace and learned the workflow that connects Lovable, Cursor, Claude Code, and GitHub. On Day 17 you gave an app the three things a serious product needs: a memory that lasts, a way to recognise its users, and a way to connect to the wider world. Through all of it, one step was deliberately deferred, day after day, with the same note each time: getting a finished product properly live for many people, reliably and at a sensible cost, is the work of Day 18. Today takes up that final step.</w:t>
      </w:r>
      <w:r w:rsidDel="00000000" w:rsidR="00000000" w:rsidRPr="00000000">
        <w:rPr>
          <w:rtl w:val="0"/>
        </w:rPr>
      </w:r>
    </w:p>
    <w:p w:rsidR="00000000" w:rsidDel="00000000" w:rsidP="00000000" w:rsidRDefault="00000000" w:rsidRPr="00000000" w14:paraId="0000000A">
      <w:pPr>
        <w:spacing w:after="160" w:line="276" w:lineRule="auto"/>
        <w:rPr/>
      </w:pPr>
      <w:r w:rsidDel="00000000" w:rsidR="00000000" w:rsidRPr="00000000">
        <w:rPr>
          <w:rFonts w:ascii="Calibri" w:cs="Calibri" w:eastAsia="Calibri" w:hAnsi="Calibri"/>
          <w:color w:val="000000"/>
          <w:sz w:val="22"/>
          <w:szCs w:val="22"/>
          <w:rtl w:val="0"/>
        </w:rPr>
        <w:t xml:space="preserve">The scope of today stays bounded in the way every day of this module has been. You are not here to become a software engineer, and you are not here to learn to run servers. You are here to take an app you have already built and put it properly in front of the public — on its own reliable address, with its secrets kept safe and its behaviour tested as real visitors will meet it — and to do it by describing and connecting, exactly as you have since Day 3. This is the step that turns the real, working app you can now build into a product the world can actually use, and it is the natural close of a module about building.</w:t>
      </w:r>
      <w:r w:rsidDel="00000000" w:rsidR="00000000" w:rsidRPr="00000000">
        <w:rPr>
          <w:rtl w:val="0"/>
        </w:rPr>
      </w:r>
    </w:p>
    <w:p w:rsidR="00000000" w:rsidDel="00000000" w:rsidP="00000000" w:rsidRDefault="00000000" w:rsidRPr="00000000" w14:paraId="0000000B">
      <w:pPr>
        <w:spacing w:after="160" w:line="276" w:lineRule="auto"/>
        <w:rPr/>
      </w:pPr>
      <w:r w:rsidDel="00000000" w:rsidR="00000000" w:rsidRPr="00000000">
        <w:rPr>
          <w:rFonts w:ascii="Calibri" w:cs="Calibri" w:eastAsia="Calibri" w:hAnsi="Calibri"/>
          <w:color w:val="000000"/>
          <w:sz w:val="22"/>
          <w:szCs w:val="22"/>
          <w:rtl w:val="0"/>
        </w:rPr>
        <w:t xml:space="preserve">Because this is the final day of the module, it also marks a turn in the program as a whole. After today the focus moves away from making the thing and toward making a living from the skill: the Claude ecosystem in more depth, and the work of presence, portfolio, and freelancing that turns what you can now do into a career. That is where the next module leads, and today is the bridge to it.</w:t>
      </w:r>
      <w:r w:rsidDel="00000000" w:rsidR="00000000" w:rsidRPr="00000000">
        <w:rPr>
          <w:rtl w:val="0"/>
        </w:rPr>
      </w:r>
    </w:p>
    <w:p w:rsidR="00000000" w:rsidDel="00000000" w:rsidP="00000000" w:rsidRDefault="00000000" w:rsidRPr="00000000" w14:paraId="0000000C">
      <w:pPr>
        <w:spacing w:after="80" w:before="160" w:lineRule="auto"/>
        <w:rPr/>
      </w:pPr>
      <w:r w:rsidDel="00000000" w:rsidR="00000000" w:rsidRPr="00000000">
        <w:rPr>
          <w:rFonts w:ascii="Calibri" w:cs="Calibri" w:eastAsia="Calibri" w:hAnsi="Calibri"/>
          <w:color w:val="2e74b5"/>
          <w:sz w:val="26"/>
          <w:szCs w:val="26"/>
          <w:rtl w:val="0"/>
        </w:rPr>
        <w:t xml:space="preserve">1.2  Publishing a preview versus launching a product</w:t>
      </w:r>
      <w:r w:rsidDel="00000000" w:rsidR="00000000" w:rsidRPr="00000000">
        <w:rPr>
          <w:rtl w:val="0"/>
        </w:rPr>
      </w:r>
    </w:p>
    <w:p w:rsidR="00000000" w:rsidDel="00000000" w:rsidP="00000000" w:rsidRDefault="00000000" w:rsidRPr="00000000" w14:paraId="0000000D">
      <w:pPr>
        <w:spacing w:after="160" w:line="276" w:lineRule="auto"/>
        <w:rPr/>
      </w:pPr>
      <w:r w:rsidDel="00000000" w:rsidR="00000000" w:rsidRPr="00000000">
        <w:rPr>
          <w:rFonts w:ascii="Calibri" w:cs="Calibri" w:eastAsia="Calibri" w:hAnsi="Calibri"/>
          <w:color w:val="000000"/>
          <w:sz w:val="22"/>
          <w:szCs w:val="22"/>
          <w:rtl w:val="0"/>
        </w:rPr>
        <w:t xml:space="preserve">It helps to be precise about the difference between what you have done so far and what you do today, because they can look the same from the outside. Throughout the module you used the building tool’s publish feature to turn a project into a live link you could send on WhatsApp. That is genuinely useful, and for getting your work in front of one person quickly there is nothing wrong with it. But it is a draft kind of live. The link carries the building tool’s name rather than your own, the app sits on an address that is not yours, and nothing about it has been set up to stay fast and reliable when many people open it at once. It is the equivalent of showing someone a dish on your own kitchen counter.</w:t>
      </w:r>
      <w:r w:rsidDel="00000000" w:rsidR="00000000" w:rsidRPr="00000000">
        <w:rPr>
          <w:rtl w:val="0"/>
        </w:rPr>
      </w:r>
    </w:p>
    <w:p w:rsidR="00000000" w:rsidDel="00000000" w:rsidP="00000000" w:rsidRDefault="00000000" w:rsidRPr="00000000" w14:paraId="0000000E">
      <w:pPr>
        <w:spacing w:after="160" w:line="276" w:lineRule="auto"/>
        <w:rPr/>
      </w:pPr>
      <w:r w:rsidDel="00000000" w:rsidR="00000000" w:rsidRPr="00000000">
        <w:rPr>
          <w:rFonts w:ascii="Calibri" w:cs="Calibri" w:eastAsia="Calibri" w:hAnsi="Calibri"/>
          <w:color w:val="000000"/>
          <w:sz w:val="22"/>
          <w:szCs w:val="22"/>
          <w:rtl w:val="0"/>
        </w:rPr>
        <w:t xml:space="preserve">Launching a product is a different act. The app lives on its own address, served from a place built to keep it running reliably for many people at the same time, with its secret keys handled safely and its behaviour tested the way the public will actually meet it. The boutique dashboard you built across Days 16 and 17 — which now remembers a shop’s real sales and recognises its owner through a login — is exactly the kind of app that has outgrown a preview link. It holds real information and is meant to be returned to, and it deserves a proper launch. The distinction to carry through the day is simple: a preview link says look at this on my screen; a launched product says here is the address, use it.</w:t>
      </w:r>
      <w:r w:rsidDel="00000000" w:rsidR="00000000" w:rsidRPr="00000000">
        <w:rPr>
          <w:rtl w:val="0"/>
        </w:rPr>
      </w:r>
    </w:p>
    <w:p w:rsidR="00000000" w:rsidDel="00000000" w:rsidP="00000000" w:rsidRDefault="00000000" w:rsidRPr="00000000" w14:paraId="0000000F">
      <w:pPr>
        <w:spacing w:after="120" w:before="240" w:lineRule="auto"/>
        <w:rPr/>
      </w:pPr>
      <w:r w:rsidDel="00000000" w:rsidR="00000000" w:rsidRPr="00000000">
        <w:rPr>
          <w:rFonts w:ascii="Calibri" w:cs="Calibri" w:eastAsia="Calibri" w:hAnsi="Calibri"/>
          <w:color w:val="2e74b5"/>
          <w:sz w:val="32"/>
          <w:szCs w:val="32"/>
          <w:rtl w:val="0"/>
        </w:rPr>
        <w:t xml:space="preserve">2.  What Happens When You Deploy  (12 min)</w:t>
      </w:r>
      <w:r w:rsidDel="00000000" w:rsidR="00000000" w:rsidRPr="00000000">
        <w:rPr>
          <w:rtl w:val="0"/>
        </w:rPr>
      </w:r>
    </w:p>
    <w:p w:rsidR="00000000" w:rsidDel="00000000" w:rsidP="00000000" w:rsidRDefault="00000000" w:rsidRPr="00000000" w14:paraId="00000010">
      <w:pPr>
        <w:spacing w:after="80" w:before="160" w:lineRule="auto"/>
        <w:rPr/>
      </w:pPr>
      <w:r w:rsidDel="00000000" w:rsidR="00000000" w:rsidRPr="00000000">
        <w:rPr>
          <w:rFonts w:ascii="Calibri" w:cs="Calibri" w:eastAsia="Calibri" w:hAnsi="Calibri"/>
          <w:color w:val="2e74b5"/>
          <w:sz w:val="26"/>
          <w:szCs w:val="26"/>
          <w:rtl w:val="0"/>
        </w:rPr>
        <w:t xml:space="preserve">2.1  From your GitHub project to a public address</w:t>
      </w:r>
      <w:r w:rsidDel="00000000" w:rsidR="00000000" w:rsidRPr="00000000">
        <w:rPr>
          <w:rtl w:val="0"/>
        </w:rPr>
      </w:r>
    </w:p>
    <w:p w:rsidR="00000000" w:rsidDel="00000000" w:rsidP="00000000" w:rsidRDefault="00000000" w:rsidRPr="00000000" w14:paraId="00000011">
      <w:pPr>
        <w:spacing w:after="160" w:line="276" w:lineRule="auto"/>
        <w:rPr/>
      </w:pPr>
      <w:r w:rsidDel="00000000" w:rsidR="00000000" w:rsidRPr="00000000">
        <w:rPr>
          <w:rFonts w:ascii="Calibri" w:cs="Calibri" w:eastAsia="Calibri" w:hAnsi="Calibri"/>
          <w:color w:val="000000"/>
          <w:sz w:val="22"/>
          <w:szCs w:val="22"/>
          <w:rtl w:val="0"/>
        </w:rPr>
        <w:t xml:space="preserve">Until now, every app you built has run in one of two places that only you control: inside the building tool’s preview in your browser, or on your own machine when you worked in the editor. In both cases there is a single running copy, and it is yours alone. Deployment is the act of taking the project and putting a running copy of it on a computer that is always switched on, always connected to the internet, and reachable at a public address that anyone can open. The app stops living only where you are and starts living somewhere permanent that the public can reach.</w:t>
      </w:r>
      <w:r w:rsidDel="00000000" w:rsidR="00000000" w:rsidRPr="00000000">
        <w:rPr>
          <w:rtl w:val="0"/>
        </w:rPr>
      </w:r>
    </w:p>
    <w:p w:rsidR="00000000" w:rsidDel="00000000" w:rsidP="00000000" w:rsidRDefault="00000000" w:rsidRPr="00000000" w14:paraId="00000012">
      <w:pPr>
        <w:spacing w:after="160" w:line="276" w:lineRule="auto"/>
        <w:rPr/>
      </w:pPr>
      <w:r w:rsidDel="00000000" w:rsidR="00000000" w:rsidRPr="00000000">
        <w:rPr>
          <w:rFonts w:ascii="Calibri" w:cs="Calibri" w:eastAsia="Calibri" w:hAnsi="Calibri"/>
          <w:color w:val="000000"/>
          <w:sz w:val="22"/>
          <w:szCs w:val="22"/>
          <w:rtl w:val="0"/>
        </w:rPr>
        <w:t xml:space="preserve">A picture from ordinary working life makes the change concrete. Cooking a dish in your own kitchen feeds only the people in your house, when you happen to be cooking. Opening a stall in the market is a different thing entirely: the stall stands in a fixed, findable place, it is open to anyone who walks up, and it has to keep working whether two customers arrive or two hundred. Deploying an app is moving it from your kitchen to a stall in the market. The app is the same; what changes is that it now has a fixed public place and has to hold up for whoever comes.</w:t>
      </w:r>
      <w:r w:rsidDel="00000000" w:rsidR="00000000" w:rsidRPr="00000000">
        <w:rPr>
          <w:rtl w:val="0"/>
        </w:rPr>
      </w:r>
    </w:p>
    <w:p w:rsidR="00000000" w:rsidDel="00000000" w:rsidP="00000000" w:rsidRDefault="00000000" w:rsidRPr="00000000" w14:paraId="00000013">
      <w:pPr>
        <w:spacing w:after="160" w:line="276" w:lineRule="auto"/>
        <w:rPr/>
      </w:pPr>
      <w:r w:rsidDel="00000000" w:rsidR="00000000" w:rsidRPr="00000000">
        <w:rPr>
          <w:rFonts w:ascii="Calibri" w:cs="Calibri" w:eastAsia="Calibri" w:hAnsi="Calibri"/>
          <w:color w:val="000000"/>
          <w:sz w:val="22"/>
          <w:szCs w:val="22"/>
          <w:rtl w:val="0"/>
        </w:rPr>
        <w:t xml:space="preserve">The starting point for all of this is GitHub, which you came to know properly on Day 16. There, GitHub was the safe, versioned home for your project — something like a store made specifically for code, where every working version is saved as a commit so you can always return to one. That same store is where deployment begins. To put an app live, you connect a deployment service to your GitHub project; the service takes the latest version of the code from there and runs it publicly. Because GitHub is the source, the discipline from Day 16 carries straight into today: you deploy a version you have committed and tested and trust, so that what goes in front of the public is a known-good state of the project rather than whatever happened to be open at the time.</w:t>
      </w:r>
      <w:r w:rsidDel="00000000" w:rsidR="00000000" w:rsidRPr="00000000">
        <w:rPr>
          <w:rtl w:val="0"/>
        </w:rPr>
      </w:r>
    </w:p>
    <w:p w:rsidR="00000000" w:rsidDel="00000000" w:rsidP="00000000" w:rsidRDefault="00000000" w:rsidRPr="00000000" w14:paraId="00000014">
      <w:pPr>
        <w:spacing w:after="80" w:before="160" w:lineRule="auto"/>
        <w:rPr/>
      </w:pPr>
      <w:r w:rsidDel="00000000" w:rsidR="00000000" w:rsidRPr="00000000">
        <w:rPr>
          <w:rFonts w:ascii="Calibri" w:cs="Calibri" w:eastAsia="Calibri" w:hAnsi="Calibri"/>
          <w:color w:val="2e74b5"/>
          <w:sz w:val="26"/>
          <w:szCs w:val="26"/>
          <w:rtl w:val="0"/>
        </w:rPr>
        <w:t xml:space="preserve">2.2  What a deployment host does</w:t>
      </w:r>
      <w:r w:rsidDel="00000000" w:rsidR="00000000" w:rsidRPr="00000000">
        <w:rPr>
          <w:rtl w:val="0"/>
        </w:rPr>
      </w:r>
    </w:p>
    <w:p w:rsidR="00000000" w:rsidDel="00000000" w:rsidP="00000000" w:rsidRDefault="00000000" w:rsidRPr="00000000" w14:paraId="00000015">
      <w:pPr>
        <w:spacing w:after="160" w:line="276" w:lineRule="auto"/>
        <w:rPr/>
      </w:pPr>
      <w:r w:rsidDel="00000000" w:rsidR="00000000" w:rsidRPr="00000000">
        <w:rPr>
          <w:rFonts w:ascii="Calibri" w:cs="Calibri" w:eastAsia="Calibri" w:hAnsi="Calibri"/>
          <w:color w:val="000000"/>
          <w:sz w:val="22"/>
          <w:szCs w:val="22"/>
          <w:rtl w:val="0"/>
        </w:rPr>
        <w:t xml:space="preserve">The service that takes your project and runs it publicly is called a deployment host, and the two named for this work in the program are Vercel and Netlify. A host takes the code from your GitHub project, runs a copy of it on always-on computers that it manages, and hands you a public address where the app can be reached. You do not rent a server, set one up, or keep it running yourself. The host does that technical work out of sight, in exactly the spirit of every tool in this module: you describe and connect, and the tool does the part that once required specialist skill.</w:t>
      </w:r>
      <w:r w:rsidDel="00000000" w:rsidR="00000000" w:rsidRPr="00000000">
        <w:rPr>
          <w:rtl w:val="0"/>
        </w:rPr>
      </w:r>
    </w:p>
    <w:p w:rsidR="00000000" w:rsidDel="00000000" w:rsidP="00000000" w:rsidRDefault="00000000" w:rsidRPr="00000000" w14:paraId="00000016">
      <w:pPr>
        <w:spacing w:after="160" w:line="276" w:lineRule="auto"/>
        <w:rPr/>
      </w:pPr>
      <w:r w:rsidDel="00000000" w:rsidR="00000000" w:rsidRPr="00000000">
        <w:rPr>
          <w:rFonts w:ascii="Calibri" w:cs="Calibri" w:eastAsia="Calibri" w:hAnsi="Calibri"/>
          <w:color w:val="000000"/>
          <w:sz w:val="22"/>
          <w:szCs w:val="22"/>
          <w:rtl w:val="0"/>
        </w:rPr>
        <w:t xml:space="preserve">Three things a host does for you are worth naming, because they are the whole of why one is used. It keeps a copy of your app running and reachable at all times, so the address works whenever someone opens it. It rebuilds and re-publishes the app whenever you update the GitHub project, so that a change you commit becomes part of the live version without your having to move anything by hand. And it serves the app to visitors wherever they are, so that the same address works for everyone. This is the same connect-once pattern you met on Day 17, when an app and its database were joined a single time and then worked together from then on. Here the connection is between the host and your code: you link them once, and from then on the host watches the project and keeps the public version in step with it.</w:t>
      </w:r>
      <w:r w:rsidDel="00000000" w:rsidR="00000000" w:rsidRPr="00000000">
        <w:rPr>
          <w:rtl w:val="0"/>
        </w:rPr>
      </w:r>
    </w:p>
    <w:p w:rsidR="00000000" w:rsidDel="00000000" w:rsidP="00000000" w:rsidRDefault="00000000" w:rsidRPr="00000000" w14:paraId="00000017">
      <w:pPr>
        <w:spacing w:after="160" w:line="276" w:lineRule="auto"/>
        <w:rPr/>
      </w:pPr>
      <w:r w:rsidDel="00000000" w:rsidR="00000000" w:rsidRPr="00000000">
        <w:rPr>
          <w:rFonts w:ascii="Calibri" w:cs="Calibri" w:eastAsia="Calibri" w:hAnsi="Calibri"/>
          <w:color w:val="000000"/>
          <w:sz w:val="22"/>
          <w:szCs w:val="22"/>
          <w:rtl w:val="0"/>
        </w:rPr>
        <w:t xml:space="preserve">Before moving on, confirm two ideas. First, in your own words, what does deploying actually do — where does an app run before it is deployed, and where does it run afterwards? Second, why is GitHub the right place for a deployment to begin, and how does that connect to the habit of committing a working version that you learned on Day 16? If both come easily, you are ready to put an app live for the first time.</w:t>
      </w:r>
      <w:r w:rsidDel="00000000" w:rsidR="00000000" w:rsidRPr="00000000">
        <w:rPr>
          <w:rtl w:val="0"/>
        </w:rPr>
      </w:r>
    </w:p>
    <w:p w:rsidR="00000000" w:rsidDel="00000000" w:rsidP="00000000" w:rsidRDefault="00000000" w:rsidRPr="00000000" w14:paraId="00000018">
      <w:pPr>
        <w:spacing w:after="120" w:before="240" w:lineRule="auto"/>
        <w:rPr/>
      </w:pPr>
      <w:r w:rsidDel="00000000" w:rsidR="00000000" w:rsidRPr="00000000">
        <w:rPr>
          <w:rFonts w:ascii="Calibri" w:cs="Calibri" w:eastAsia="Calibri" w:hAnsi="Calibri"/>
          <w:color w:val="2e74b5"/>
          <w:sz w:val="32"/>
          <w:szCs w:val="32"/>
          <w:rtl w:val="0"/>
        </w:rPr>
        <w:t xml:space="preserve">3.  Deploying with Vercel: From Repository to Live URL  (22 min)</w:t>
      </w:r>
      <w:r w:rsidDel="00000000" w:rsidR="00000000" w:rsidRPr="00000000">
        <w:rPr>
          <w:rtl w:val="0"/>
        </w:rPr>
      </w:r>
    </w:p>
    <w:p w:rsidR="00000000" w:rsidDel="00000000" w:rsidP="00000000" w:rsidRDefault="00000000" w:rsidRPr="00000000" w14:paraId="00000019">
      <w:pPr>
        <w:spacing w:after="160" w:line="276" w:lineRule="auto"/>
        <w:rPr/>
      </w:pPr>
      <w:r w:rsidDel="00000000" w:rsidR="00000000" w:rsidRPr="00000000">
        <w:rPr>
          <w:rFonts w:ascii="Calibri" w:cs="Calibri" w:eastAsia="Calibri" w:hAnsi="Calibri"/>
          <w:color w:val="000000"/>
          <w:sz w:val="22"/>
          <w:szCs w:val="22"/>
          <w:rtl w:val="0"/>
        </w:rPr>
        <w:t xml:space="preserve">Deployment is best understood by doing it once, from end to end, on a real project. This section takes the boutique dashboard the whole way: from the project sitting in GitHub, into Vercel, and out to a live public address that anyone could open. The dashboard is the right subject because it is the app the module has been building toward launching — it has a front-end from Day 16, and a real database and a login from Day 17 — and watching it go live teaches the complete path. Vercel is the tool used here; it is one of the standard services for putting web apps live, and the one named throughout this module.</w:t>
      </w:r>
      <w:r w:rsidDel="00000000" w:rsidR="00000000" w:rsidRPr="00000000">
        <w:rPr>
          <w:rtl w:val="0"/>
        </w:rPr>
      </w:r>
    </w:p>
    <w:p w:rsidR="00000000" w:rsidDel="00000000" w:rsidP="00000000" w:rsidRDefault="00000000" w:rsidRPr="00000000" w14:paraId="0000001A">
      <w:pPr>
        <w:spacing w:after="80" w:before="160" w:lineRule="auto"/>
        <w:rPr/>
      </w:pPr>
      <w:r w:rsidDel="00000000" w:rsidR="00000000" w:rsidRPr="00000000">
        <w:rPr>
          <w:rFonts w:ascii="Calibri" w:cs="Calibri" w:eastAsia="Calibri" w:hAnsi="Calibri"/>
          <w:color w:val="2e74b5"/>
          <w:sz w:val="26"/>
          <w:szCs w:val="26"/>
          <w:rtl w:val="0"/>
        </w:rPr>
        <w:t xml:space="preserve">3.1  Connecting GitHub to Vercel</w:t>
      </w:r>
      <w:r w:rsidDel="00000000" w:rsidR="00000000" w:rsidRPr="00000000">
        <w:rPr>
          <w:rtl w:val="0"/>
        </w:rPr>
      </w:r>
    </w:p>
    <w:p w:rsidR="00000000" w:rsidDel="00000000" w:rsidP="00000000" w:rsidRDefault="00000000" w:rsidRPr="00000000" w14:paraId="0000001B">
      <w:pPr>
        <w:spacing w:after="160" w:line="276" w:lineRule="auto"/>
        <w:rPr/>
      </w:pPr>
      <w:r w:rsidDel="00000000" w:rsidR="00000000" w:rsidRPr="00000000">
        <w:rPr>
          <w:rFonts w:ascii="Calibri" w:cs="Calibri" w:eastAsia="Calibri" w:hAnsi="Calibri"/>
          <w:color w:val="000000"/>
          <w:sz w:val="22"/>
          <w:szCs w:val="22"/>
          <w:rtl w:val="0"/>
        </w:rPr>
        <w:t xml:space="preserve">The first step is to let Vercel see the project you want to put live. You sign in to Vercel using your GitHub account, which gives it permission to read your projects, and then you choose the particular project — the repository — that holds the dashboard. A repository, a term you met on Day 16, is simply one project’s folder of code as GitHub keeps it. Choosing it tells Vercel which of your projects to deploy.</w:t>
      </w:r>
      <w:r w:rsidDel="00000000" w:rsidR="00000000" w:rsidRPr="00000000">
        <w:rPr>
          <w:rtl w:val="0"/>
        </w:rPr>
      </w:r>
    </w:p>
    <w:p w:rsidR="00000000" w:rsidDel="00000000" w:rsidP="00000000" w:rsidRDefault="00000000" w:rsidRPr="00000000" w14:paraId="0000001C">
      <w:pPr>
        <w:spacing w:after="120" w:line="276" w:lineRule="auto"/>
        <w:ind w:left="720" w:right="720" w:firstLine="0"/>
        <w:rPr/>
      </w:pPr>
      <w:r w:rsidDel="00000000" w:rsidR="00000000" w:rsidRPr="00000000">
        <w:rPr>
          <w:rFonts w:ascii="Calibri" w:cs="Calibri" w:eastAsia="Calibri" w:hAnsi="Calibri"/>
          <w:i w:val="1"/>
          <w:iCs w:val="1"/>
          <w:color w:val="000000"/>
          <w:sz w:val="22"/>
          <w:szCs w:val="22"/>
          <w:rtl w:val="0"/>
        </w:rPr>
        <w:t xml:space="preserve">In Vercel, after signing in with your GitHub account, you choose “Add New Project,” find the boutique-dashboard repository in the list of your GitHub projects, and select it. Vercel now has access to that project’s latest committed version and is ready to build it.</w:t>
      </w:r>
      <w:r w:rsidDel="00000000" w:rsidR="00000000" w:rsidRPr="00000000">
        <w:rPr>
          <w:rtl w:val="0"/>
        </w:rPr>
      </w:r>
    </w:p>
    <w:p w:rsidR="00000000" w:rsidDel="00000000" w:rsidP="00000000" w:rsidRDefault="00000000" w:rsidRPr="00000000" w14:paraId="0000001D">
      <w:pPr>
        <w:spacing w:after="160" w:line="276" w:lineRule="auto"/>
        <w:rPr/>
      </w:pPr>
      <w:r w:rsidDel="00000000" w:rsidR="00000000" w:rsidRPr="00000000">
        <w:rPr>
          <w:rFonts w:ascii="Calibri" w:cs="Calibri" w:eastAsia="Calibri" w:hAnsi="Calibri"/>
          <w:color w:val="000000"/>
          <w:sz w:val="22"/>
          <w:szCs w:val="22"/>
          <w:rtl w:val="0"/>
        </w:rPr>
        <w:t xml:space="preserve">Nothing in that step is technical work on your part. It is the same connect-once action from Day 17, pointed now at your code rather than at a database: you authorise the host to read the GitHub project, and from then on it can take whatever version is there. With the project selected, the host is ready to do the actual work of putting it live.</w:t>
      </w:r>
      <w:r w:rsidDel="00000000" w:rsidR="00000000" w:rsidRPr="00000000">
        <w:rPr>
          <w:rtl w:val="0"/>
        </w:rPr>
      </w:r>
    </w:p>
    <w:p w:rsidR="00000000" w:rsidDel="00000000" w:rsidP="00000000" w:rsidRDefault="00000000" w:rsidRPr="00000000" w14:paraId="0000001E">
      <w:pPr>
        <w:spacing w:after="80" w:before="160" w:lineRule="auto"/>
        <w:rPr/>
      </w:pPr>
      <w:r w:rsidDel="00000000" w:rsidR="00000000" w:rsidRPr="00000000">
        <w:rPr>
          <w:rFonts w:ascii="Calibri" w:cs="Calibri" w:eastAsia="Calibri" w:hAnsi="Calibri"/>
          <w:color w:val="2e74b5"/>
          <w:sz w:val="26"/>
          <w:szCs w:val="26"/>
          <w:rtl w:val="0"/>
        </w:rPr>
        <w:t xml:space="preserve">3.2  The first deployment and the live link</w:t>
      </w:r>
      <w:r w:rsidDel="00000000" w:rsidR="00000000" w:rsidRPr="00000000">
        <w:rPr>
          <w:rtl w:val="0"/>
        </w:rPr>
      </w:r>
    </w:p>
    <w:p w:rsidR="00000000" w:rsidDel="00000000" w:rsidP="00000000" w:rsidRDefault="00000000" w:rsidRPr="00000000" w14:paraId="0000001F">
      <w:pPr>
        <w:spacing w:after="160" w:line="276" w:lineRule="auto"/>
        <w:rPr/>
      </w:pPr>
      <w:r w:rsidDel="00000000" w:rsidR="00000000" w:rsidRPr="00000000">
        <w:rPr>
          <w:rFonts w:ascii="Calibri" w:cs="Calibri" w:eastAsia="Calibri" w:hAnsi="Calibri"/>
          <w:color w:val="000000"/>
          <w:sz w:val="22"/>
          <w:szCs w:val="22"/>
          <w:rtl w:val="0"/>
        </w:rPr>
        <w:t xml:space="preserve">You tell Vercel to deploy, and it builds a running copy of the project and gives it a public address. Building takes a short while — usually a minute or two — after which the app is live on the internet at an address you can open and share.</w:t>
      </w:r>
      <w:r w:rsidDel="00000000" w:rsidR="00000000" w:rsidRPr="00000000">
        <w:rPr>
          <w:rtl w:val="0"/>
        </w:rPr>
      </w:r>
    </w:p>
    <w:p w:rsidR="00000000" w:rsidDel="00000000" w:rsidP="00000000" w:rsidRDefault="00000000" w:rsidRPr="00000000" w14:paraId="00000020">
      <w:pPr>
        <w:spacing w:after="120" w:line="276" w:lineRule="auto"/>
        <w:ind w:left="720" w:right="720" w:firstLine="0"/>
        <w:rPr/>
      </w:pPr>
      <w:r w:rsidDel="00000000" w:rsidR="00000000" w:rsidRPr="00000000">
        <w:rPr>
          <w:rFonts w:ascii="Calibri" w:cs="Calibri" w:eastAsia="Calibri" w:hAnsi="Calibri"/>
          <w:i w:val="1"/>
          <w:iCs w:val="1"/>
          <w:color w:val="000000"/>
          <w:sz w:val="22"/>
          <w:szCs w:val="22"/>
          <w:rtl w:val="0"/>
        </w:rPr>
        <w:t xml:space="preserve">You click Deploy. Vercel builds the dashboard from the project’s code and, after a minute or two, shows a live address such as boutique-dashboard.vercel.app. Open that link in any browser, on any device, and the dashboard appears — the same screen you built, now on a public address that anyone could reach.</w:t>
      </w:r>
      <w:r w:rsidDel="00000000" w:rsidR="00000000" w:rsidRPr="00000000">
        <w:rPr>
          <w:rtl w:val="0"/>
        </w:rPr>
      </w:r>
    </w:p>
    <w:p w:rsidR="00000000" w:rsidDel="00000000" w:rsidP="00000000" w:rsidRDefault="00000000" w:rsidRPr="00000000" w14:paraId="00000021">
      <w:pPr>
        <w:spacing w:after="160" w:line="276" w:lineRule="auto"/>
        <w:rPr/>
      </w:pPr>
      <w:r w:rsidDel="00000000" w:rsidR="00000000" w:rsidRPr="00000000">
        <w:rPr>
          <w:rFonts w:ascii="Calibri" w:cs="Calibri" w:eastAsia="Calibri" w:hAnsi="Calibri"/>
          <w:color w:val="000000"/>
          <w:sz w:val="22"/>
          <w:szCs w:val="22"/>
          <w:rtl w:val="0"/>
        </w:rPr>
        <w:t xml:space="preserve">It is live, and that is a real milestone. But here lies the trap that catches every new builder, and it is worth meeting head-on: the page loading is not the same as the app working. The dashboard you built on Day 17 depends on Supabase for two things — the real sales it shows and the login that guards them. When you open the freshly deployed link, the front-end of the dashboard loads and looks complete, but you may find the login does not work and the sales do not appear. The app looks deployed and is in fact hollow, because it cannot yet reach its database. Understanding why is the key to finishing the job, and it follows directly from a discipline you already learned.</w:t>
      </w:r>
      <w:r w:rsidDel="00000000" w:rsidR="00000000" w:rsidRPr="00000000">
        <w:rPr>
          <w:rtl w:val="0"/>
        </w:rPr>
      </w:r>
    </w:p>
    <w:p w:rsidR="00000000" w:rsidDel="00000000" w:rsidP="00000000" w:rsidRDefault="00000000" w:rsidRPr="00000000" w14:paraId="00000022">
      <w:pPr>
        <w:spacing w:after="80" w:before="160" w:lineRule="auto"/>
        <w:rPr/>
      </w:pPr>
      <w:r w:rsidDel="00000000" w:rsidR="00000000" w:rsidRPr="00000000">
        <w:rPr>
          <w:rFonts w:ascii="Calibri" w:cs="Calibri" w:eastAsia="Calibri" w:hAnsi="Calibri"/>
          <w:color w:val="2e74b5"/>
          <w:sz w:val="26"/>
          <w:szCs w:val="26"/>
          <w:rtl w:val="0"/>
        </w:rPr>
        <w:t xml:space="preserve">3.3  Why the live app needs more than the code: the missing keys</w:t>
      </w:r>
      <w:r w:rsidDel="00000000" w:rsidR="00000000" w:rsidRPr="00000000">
        <w:rPr>
          <w:rtl w:val="0"/>
        </w:rPr>
      </w:r>
    </w:p>
    <w:p w:rsidR="00000000" w:rsidDel="00000000" w:rsidP="00000000" w:rsidRDefault="00000000" w:rsidRPr="00000000" w14:paraId="00000023">
      <w:pPr>
        <w:spacing w:after="160" w:line="276" w:lineRule="auto"/>
        <w:rPr/>
      </w:pPr>
      <w:r w:rsidDel="00000000" w:rsidR="00000000" w:rsidRPr="00000000">
        <w:rPr>
          <w:rFonts w:ascii="Calibri" w:cs="Calibri" w:eastAsia="Calibri" w:hAnsi="Calibri"/>
          <w:color w:val="000000"/>
          <w:sz w:val="22"/>
          <w:szCs w:val="22"/>
          <w:rtl w:val="0"/>
        </w:rPr>
        <w:t xml:space="preserve">On Day 17 you learned that an app reaches a service like Supabase using a key — a long secret string that grants permission to use the store — and that this key is to be kept in the tool’s private settings, never written into the code itself, because anything in the code that a user could reach is a key anyone could take. You handled the key as a password, and that was exactly right. But that good discipline has a consequence the moment you deploy, and it is the reason the live dashboard came up hollow.</w:t>
      </w:r>
      <w:r w:rsidDel="00000000" w:rsidR="00000000" w:rsidRPr="00000000">
        <w:rPr>
          <w:rtl w:val="0"/>
        </w:rPr>
      </w:r>
    </w:p>
    <w:p w:rsidR="00000000" w:rsidDel="00000000" w:rsidP="00000000" w:rsidRDefault="00000000" w:rsidRPr="00000000" w14:paraId="00000024">
      <w:pPr>
        <w:spacing w:after="160" w:line="276" w:lineRule="auto"/>
        <w:rPr/>
      </w:pPr>
      <w:r w:rsidDel="00000000" w:rsidR="00000000" w:rsidRPr="00000000">
        <w:rPr>
          <w:rFonts w:ascii="Calibri" w:cs="Calibri" w:eastAsia="Calibri" w:hAnsi="Calibri"/>
          <w:color w:val="000000"/>
          <w:sz w:val="22"/>
          <w:szCs w:val="22"/>
          <w:rtl w:val="0"/>
        </w:rPr>
        <w:t xml:space="preserve">When Vercel deploys the project, it takes the code from GitHub — and the secret key is not in that code, precisely because you were careful to keep it out. So the deployed copy arrives without the key, which means it does not know how to reach the database, which is why the login fails and the sales do not load. This is not a fault and it is not something you fix by putting the key into the code, because doing that would publish the key to the world and undo the entire point of treating it as a secret. The right fix is to give the key to the host privately, separately from the code, and that is the subject of the next section. The hollow first deployment is not a setback; it is the security discipline from Day 17 working exactly as it should, and it sets up the one step that makes a live app whole.</w:t>
      </w:r>
      <w:r w:rsidDel="00000000" w:rsidR="00000000" w:rsidRPr="00000000">
        <w:rPr>
          <w:rtl w:val="0"/>
        </w:rPr>
      </w:r>
    </w:p>
    <w:p w:rsidR="00000000" w:rsidDel="00000000" w:rsidP="00000000" w:rsidRDefault="00000000" w:rsidRPr="00000000" w14:paraId="00000025">
      <w:pPr>
        <w:spacing w:after="120" w:before="240" w:lineRule="auto"/>
        <w:rPr/>
      </w:pPr>
      <w:r w:rsidDel="00000000" w:rsidR="00000000" w:rsidRPr="00000000">
        <w:rPr>
          <w:rFonts w:ascii="Calibri" w:cs="Calibri" w:eastAsia="Calibri" w:hAnsi="Calibri"/>
          <w:color w:val="2e74b5"/>
          <w:sz w:val="32"/>
          <w:szCs w:val="32"/>
          <w:rtl w:val="0"/>
        </w:rPr>
        <w:t xml:space="preserve">4.  Secrets in Production: Where the Keys Go  (18 min)</w:t>
      </w:r>
      <w:r w:rsidDel="00000000" w:rsidR="00000000" w:rsidRPr="00000000">
        <w:rPr>
          <w:rtl w:val="0"/>
        </w:rPr>
      </w:r>
    </w:p>
    <w:p w:rsidR="00000000" w:rsidDel="00000000" w:rsidP="00000000" w:rsidRDefault="00000000" w:rsidRPr="00000000" w14:paraId="00000026">
      <w:pPr>
        <w:spacing w:after="80" w:before="160" w:lineRule="auto"/>
        <w:rPr/>
      </w:pPr>
      <w:r w:rsidDel="00000000" w:rsidR="00000000" w:rsidRPr="00000000">
        <w:rPr>
          <w:rFonts w:ascii="Calibri" w:cs="Calibri" w:eastAsia="Calibri" w:hAnsi="Calibri"/>
          <w:color w:val="2e74b5"/>
          <w:sz w:val="26"/>
          <w:szCs w:val="26"/>
          <w:rtl w:val="0"/>
        </w:rPr>
        <w:t xml:space="preserve">4.1  The key is still a password — now at its most exposed</w:t>
      </w:r>
      <w:r w:rsidDel="00000000" w:rsidR="00000000" w:rsidRPr="00000000">
        <w:rPr>
          <w:rtl w:val="0"/>
        </w:rPr>
      </w:r>
    </w:p>
    <w:p w:rsidR="00000000" w:rsidDel="00000000" w:rsidP="00000000" w:rsidRDefault="00000000" w:rsidRPr="00000000" w14:paraId="00000027">
      <w:pPr>
        <w:spacing w:after="160" w:line="276" w:lineRule="auto"/>
        <w:rPr/>
      </w:pPr>
      <w:r w:rsidDel="00000000" w:rsidR="00000000" w:rsidRPr="00000000">
        <w:rPr>
          <w:rFonts w:ascii="Calibri" w:cs="Calibri" w:eastAsia="Calibri" w:hAnsi="Calibri"/>
          <w:color w:val="000000"/>
          <w:sz w:val="22"/>
          <w:szCs w:val="22"/>
          <w:rtl w:val="0"/>
        </w:rPr>
        <w:t xml:space="preserve">The rule from Day 17 holds without change: a key is a password, not an address. What changes today is the stakes. A live, public app is the single most exposed place a key can ever sit. There are automated programs that do nothing all day but scan public code and public web pages for keys that have been left where they can be seen, and a key found that way can be used within minutes by someone who is not you. With a database key, that means a stranger reaching into your store to read or change the information it holds. With a key to a paid service, it can also mean real charges run up on a bill that comes to you. On a private preview the danger was mostly theoretical; on a public deployment it is real and active, and it begins the moment the app is live.</w:t>
      </w:r>
      <w:r w:rsidDel="00000000" w:rsidR="00000000" w:rsidRPr="00000000">
        <w:rPr>
          <w:rtl w:val="0"/>
        </w:rPr>
      </w:r>
    </w:p>
    <w:p w:rsidR="00000000" w:rsidDel="00000000" w:rsidP="00000000" w:rsidRDefault="00000000" w:rsidRPr="00000000" w14:paraId="00000028">
      <w:pPr>
        <w:spacing w:after="160" w:line="276" w:lineRule="auto"/>
        <w:rPr/>
      </w:pPr>
      <w:r w:rsidDel="00000000" w:rsidR="00000000" w:rsidRPr="00000000">
        <w:rPr>
          <w:rFonts w:ascii="Calibri" w:cs="Calibri" w:eastAsia="Calibri" w:hAnsi="Calibri"/>
          <w:color w:val="000000"/>
          <w:sz w:val="22"/>
          <w:szCs w:val="22"/>
          <w:rtl w:val="0"/>
        </w:rPr>
        <w:t xml:space="preserve">So the practice that was simply sensible on Day 17 becomes something you cannot compromise on at launch. The key never appears in the code that goes to GitHub, and it never appears in the front-end that a visitor’s browser can see. That leaves an obvious question, the very one the hollow first deployment raised: if the key is kept out of the code, how does the live app ever get it? The answer is the heart of deploying anything that holds a secret.</w:t>
      </w:r>
      <w:r w:rsidDel="00000000" w:rsidR="00000000" w:rsidRPr="00000000">
        <w:rPr>
          <w:rtl w:val="0"/>
        </w:rPr>
      </w:r>
    </w:p>
    <w:p w:rsidR="00000000" w:rsidDel="00000000" w:rsidP="00000000" w:rsidRDefault="00000000" w:rsidRPr="00000000" w14:paraId="00000029">
      <w:pPr>
        <w:spacing w:after="80" w:before="160" w:lineRule="auto"/>
        <w:rPr/>
      </w:pPr>
      <w:r w:rsidDel="00000000" w:rsidR="00000000" w:rsidRPr="00000000">
        <w:rPr>
          <w:rFonts w:ascii="Calibri" w:cs="Calibri" w:eastAsia="Calibri" w:hAnsi="Calibri"/>
          <w:color w:val="2e74b5"/>
          <w:sz w:val="26"/>
          <w:szCs w:val="26"/>
          <w:rtl w:val="0"/>
        </w:rPr>
        <w:t xml:space="preserve">4.2  Environment variables: the host’s private settings</w:t>
      </w:r>
      <w:r w:rsidDel="00000000" w:rsidR="00000000" w:rsidRPr="00000000">
        <w:rPr>
          <w:rtl w:val="0"/>
        </w:rPr>
      </w:r>
    </w:p>
    <w:p w:rsidR="00000000" w:rsidDel="00000000" w:rsidP="00000000" w:rsidRDefault="00000000" w:rsidRPr="00000000" w14:paraId="0000002A">
      <w:pPr>
        <w:spacing w:after="160" w:line="276" w:lineRule="auto"/>
        <w:rPr/>
      </w:pPr>
      <w:r w:rsidDel="00000000" w:rsidR="00000000" w:rsidRPr="00000000">
        <w:rPr>
          <w:rFonts w:ascii="Calibri" w:cs="Calibri" w:eastAsia="Calibri" w:hAnsi="Calibri"/>
          <w:color w:val="000000"/>
          <w:sz w:val="22"/>
          <w:szCs w:val="22"/>
          <w:rtl w:val="0"/>
        </w:rPr>
        <w:t xml:space="preserve">You give the key to the host, privately, kept apart from the code. Every deployment host has a place for exactly this: a set of private settings, called environment variables, where you store values like keys. The host keeps these secretly and hands them to the running app as it works, without those values ever being written into the code or shown to a visitor. The app can use the key; no one looking at the code or the page can see it.</w:t>
      </w:r>
      <w:r w:rsidDel="00000000" w:rsidR="00000000" w:rsidRPr="00000000">
        <w:rPr>
          <w:rtl w:val="0"/>
        </w:rPr>
      </w:r>
    </w:p>
    <w:p w:rsidR="00000000" w:rsidDel="00000000" w:rsidP="00000000" w:rsidRDefault="00000000" w:rsidRPr="00000000" w14:paraId="0000002B">
      <w:pPr>
        <w:spacing w:after="160" w:line="276" w:lineRule="auto"/>
        <w:rPr/>
      </w:pPr>
      <w:r w:rsidDel="00000000" w:rsidR="00000000" w:rsidRPr="00000000">
        <w:rPr>
          <w:rFonts w:ascii="Calibri" w:cs="Calibri" w:eastAsia="Calibri" w:hAnsi="Calibri"/>
          <w:color w:val="000000"/>
          <w:sz w:val="22"/>
          <w:szCs w:val="22"/>
          <w:rtl w:val="0"/>
        </w:rPr>
        <w:t xml:space="preserve">A plain comparison holds the idea in place. The code is the recipe, and a recipe can be handed to anyone — there is nothing secret in how the dish is made. The key is the key to the cash box, and you would never write that on the recipe card taped to the front of the stall. You hand it privately to the person actually running the stall. Environment variables are where the host privately holds the cash-box key for the running app, while the recipe stays public and clean.</w:t>
      </w:r>
      <w:r w:rsidDel="00000000" w:rsidR="00000000" w:rsidRPr="00000000">
        <w:rPr>
          <w:rtl w:val="0"/>
        </w:rPr>
      </w:r>
    </w:p>
    <w:p w:rsidR="00000000" w:rsidDel="00000000" w:rsidP="00000000" w:rsidRDefault="00000000" w:rsidRPr="00000000" w14:paraId="0000002C">
      <w:pPr>
        <w:spacing w:after="120" w:line="276" w:lineRule="auto"/>
        <w:ind w:left="720" w:right="720" w:firstLine="0"/>
        <w:rPr/>
      </w:pPr>
      <w:r w:rsidDel="00000000" w:rsidR="00000000" w:rsidRPr="00000000">
        <w:rPr>
          <w:rFonts w:ascii="Calibri" w:cs="Calibri" w:eastAsia="Calibri" w:hAnsi="Calibri"/>
          <w:i w:val="1"/>
          <w:iCs w:val="1"/>
          <w:color w:val="000000"/>
          <w:sz w:val="22"/>
          <w:szCs w:val="22"/>
          <w:rtl w:val="0"/>
        </w:rPr>
        <w:t xml:space="preserve">In Vercel’s project settings, under Environment Variables, you add the Supabase project address and the secret key — the same two pieces you used on Day 17 — pasting them into the host’s private settings rather than into any file. You then redeploy the project. This time the running app reads the key from Vercel’s private store, reaches the database, and the dashboard works: the login lets the owner in, and the real sales load.</w:t>
      </w:r>
      <w:r w:rsidDel="00000000" w:rsidR="00000000" w:rsidRPr="00000000">
        <w:rPr>
          <w:rtl w:val="0"/>
        </w:rPr>
      </w:r>
    </w:p>
    <w:p w:rsidR="00000000" w:rsidDel="00000000" w:rsidP="00000000" w:rsidRDefault="00000000" w:rsidRPr="00000000" w14:paraId="0000002D">
      <w:pPr>
        <w:spacing w:after="160" w:line="276" w:lineRule="auto"/>
        <w:rPr/>
      </w:pPr>
      <w:r w:rsidDel="00000000" w:rsidR="00000000" w:rsidRPr="00000000">
        <w:rPr>
          <w:rFonts w:ascii="Calibri" w:cs="Calibri" w:eastAsia="Calibri" w:hAnsi="Calibri"/>
          <w:color w:val="000000"/>
          <w:sz w:val="22"/>
          <w:szCs w:val="22"/>
          <w:rtl w:val="0"/>
        </w:rPr>
        <w:t xml:space="preserve">With that one step the live app is whole. The front-end, which is public, and the secret, which is private, have stayed properly separated all the way into production: the code in GitHub remains clean, and the key lives only in the host’s private settings. This separation is not a technicality you observe to be tidy. It is the difference between an app that keeps its data safe on the open internet and one that leaks, on its first day live, the very information it was built to protect.</w:t>
      </w:r>
      <w:r w:rsidDel="00000000" w:rsidR="00000000" w:rsidRPr="00000000">
        <w:rPr>
          <w:rtl w:val="0"/>
        </w:rPr>
      </w:r>
    </w:p>
    <w:p w:rsidR="00000000" w:rsidDel="00000000" w:rsidP="00000000" w:rsidRDefault="00000000" w:rsidRPr="00000000" w14:paraId="0000002E">
      <w:pPr>
        <w:spacing w:after="80" w:before="160" w:lineRule="auto"/>
        <w:rPr/>
      </w:pPr>
      <w:r w:rsidDel="00000000" w:rsidR="00000000" w:rsidRPr="00000000">
        <w:rPr>
          <w:rFonts w:ascii="Calibri" w:cs="Calibri" w:eastAsia="Calibri" w:hAnsi="Calibri"/>
          <w:color w:val="2e74b5"/>
          <w:sz w:val="26"/>
          <w:szCs w:val="26"/>
          <w:rtl w:val="0"/>
        </w:rPr>
        <w:t xml:space="preserve">4.3  Confirming the deployed app works and leaks nothing</w:t>
      </w:r>
      <w:r w:rsidDel="00000000" w:rsidR="00000000" w:rsidRPr="00000000">
        <w:rPr>
          <w:rtl w:val="0"/>
        </w:rPr>
      </w:r>
    </w:p>
    <w:p w:rsidR="00000000" w:rsidDel="00000000" w:rsidP="00000000" w:rsidRDefault="00000000" w:rsidRPr="00000000" w14:paraId="0000002F">
      <w:pPr>
        <w:spacing w:after="160" w:line="276" w:lineRule="auto"/>
        <w:rPr/>
      </w:pPr>
      <w:r w:rsidDel="00000000" w:rsidR="00000000" w:rsidRPr="00000000">
        <w:rPr>
          <w:rFonts w:ascii="Calibri" w:cs="Calibri" w:eastAsia="Calibri" w:hAnsi="Calibri"/>
          <w:color w:val="000000"/>
          <w:sz w:val="22"/>
          <w:szCs w:val="22"/>
          <w:rtl w:val="0"/>
        </w:rPr>
        <w:t xml:space="preserve">As with every build in this module, you confirm the result by using it, not by reading the code — and here there are two things to confirm, not one. The first is that it works. You open the live address, sign in as the owner, and check that the real sales load and that the login genuinely gates access, exactly the behaviour you built on Day 17, now running on the public address rather than in a preview. The second is that it leaks nothing. The secret key should be reachable by the running app and by no one else; it must not appear anywhere a visitor can look. A correctly built app keeps its secrets in the back-end, where the browser cannot reach them, and you confirm this by using the app as an ordinary visitor would and seeing that it works perfectly while never revealing how — no key on the page, nothing secret on display.</w:t>
      </w:r>
      <w:r w:rsidDel="00000000" w:rsidR="00000000" w:rsidRPr="00000000">
        <w:rPr>
          <w:rtl w:val="0"/>
        </w:rPr>
      </w:r>
    </w:p>
    <w:p w:rsidR="00000000" w:rsidDel="00000000" w:rsidP="00000000" w:rsidRDefault="00000000" w:rsidRPr="00000000" w14:paraId="00000030">
      <w:pPr>
        <w:spacing w:after="160" w:line="276" w:lineRule="auto"/>
        <w:rPr/>
      </w:pPr>
      <w:r w:rsidDel="00000000" w:rsidR="00000000" w:rsidRPr="00000000">
        <w:rPr>
          <w:rFonts w:ascii="Calibri" w:cs="Calibri" w:eastAsia="Calibri" w:hAnsi="Calibri"/>
          <w:color w:val="000000"/>
          <w:sz w:val="22"/>
          <w:szCs w:val="22"/>
          <w:rtl w:val="0"/>
        </w:rPr>
        <w:t xml:space="preserve">There is a responsibility in this that is worth naming plainly, because launching is the moment it becomes real. A live dashboard that holds a shop’s private sales, and a login that stands between those figures and the public, is now holding real people’s information out on the open internet. The care you took moving the key into the host’s private settings is not housekeeping; it is the thing that makes the difference between a product people can trust with their data and one that quietly exposes them the day it goes live. This is not a separate lesson bolted onto deployment. Keeping secrets where they belong is part of deploying the app correctly, in the same way that checking a quotation’s total was part of building the quotation tool well on Day 15.</w:t>
      </w:r>
      <w:r w:rsidDel="00000000" w:rsidR="00000000" w:rsidRPr="00000000">
        <w:rPr>
          <w:rtl w:val="0"/>
        </w:rPr>
      </w:r>
    </w:p>
    <w:p w:rsidR="00000000" w:rsidDel="00000000" w:rsidP="00000000" w:rsidRDefault="00000000" w:rsidRPr="00000000" w14:paraId="00000031">
      <w:pPr>
        <w:spacing w:after="160" w:line="276" w:lineRule="auto"/>
        <w:rPr/>
      </w:pPr>
      <w:r w:rsidDel="00000000" w:rsidR="00000000" w:rsidRPr="00000000">
        <w:rPr>
          <w:rFonts w:ascii="Calibri" w:cs="Calibri" w:eastAsia="Calibri" w:hAnsi="Calibri"/>
          <w:color w:val="000000"/>
          <w:sz w:val="22"/>
          <w:szCs w:val="22"/>
          <w:rtl w:val="0"/>
        </w:rPr>
        <w:t xml:space="preserve">Before moving on, confirm two ideas. First, why does a freshly deployed app often fail to reach its database even though its code is correct, and what is the right fix — and the wrong one? Second, the key is described as a password rather than an address: what does that mean for where it goes when you launch, and what is the danger of letting it appear in the front-end? If both come easily, you are ready to look at the alternative host and the app’s own address.</w:t>
      </w:r>
      <w:r w:rsidDel="00000000" w:rsidR="00000000" w:rsidRPr="00000000">
        <w:rPr>
          <w:rtl w:val="0"/>
        </w:rPr>
      </w:r>
    </w:p>
    <w:p w:rsidR="00000000" w:rsidDel="00000000" w:rsidP="00000000" w:rsidRDefault="00000000" w:rsidRPr="00000000" w14:paraId="00000032">
      <w:pPr>
        <w:spacing w:after="120" w:before="240" w:lineRule="auto"/>
        <w:rPr/>
      </w:pPr>
      <w:r w:rsidDel="00000000" w:rsidR="00000000" w:rsidRPr="00000000">
        <w:rPr>
          <w:rFonts w:ascii="Calibri" w:cs="Calibri" w:eastAsia="Calibri" w:hAnsi="Calibri"/>
          <w:color w:val="2e74b5"/>
          <w:sz w:val="32"/>
          <w:szCs w:val="32"/>
          <w:rtl w:val="0"/>
        </w:rPr>
        <w:t xml:space="preserve">5.  The Alternative and the Address: Netlify and Custom Domains  (13 min)</w:t>
      </w:r>
      <w:r w:rsidDel="00000000" w:rsidR="00000000" w:rsidRPr="00000000">
        <w:rPr>
          <w:rtl w:val="0"/>
        </w:rPr>
      </w:r>
    </w:p>
    <w:p w:rsidR="00000000" w:rsidDel="00000000" w:rsidP="00000000" w:rsidRDefault="00000000" w:rsidRPr="00000000" w14:paraId="00000033">
      <w:pPr>
        <w:spacing w:after="80" w:before="160" w:lineRule="auto"/>
        <w:rPr/>
      </w:pPr>
      <w:r w:rsidDel="00000000" w:rsidR="00000000" w:rsidRPr="00000000">
        <w:rPr>
          <w:rFonts w:ascii="Calibri" w:cs="Calibri" w:eastAsia="Calibri" w:hAnsi="Calibri"/>
          <w:color w:val="2e74b5"/>
          <w:sz w:val="26"/>
          <w:szCs w:val="26"/>
          <w:rtl w:val="0"/>
        </w:rPr>
        <w:t xml:space="preserve">5.1  Netlify as the comparable alternative</w:t>
      </w:r>
      <w:r w:rsidDel="00000000" w:rsidR="00000000" w:rsidRPr="00000000">
        <w:rPr>
          <w:rtl w:val="0"/>
        </w:rPr>
      </w:r>
    </w:p>
    <w:p w:rsidR="00000000" w:rsidDel="00000000" w:rsidP="00000000" w:rsidRDefault="00000000" w:rsidRPr="00000000" w14:paraId="00000034">
      <w:pPr>
        <w:spacing w:after="160" w:line="276" w:lineRule="auto"/>
        <w:rPr/>
      </w:pPr>
      <w:r w:rsidDel="00000000" w:rsidR="00000000" w:rsidRPr="00000000">
        <w:rPr>
          <w:rFonts w:ascii="Calibri" w:cs="Calibri" w:eastAsia="Calibri" w:hAnsi="Calibri"/>
          <w:color w:val="000000"/>
          <w:sz w:val="22"/>
          <w:szCs w:val="22"/>
          <w:rtl w:val="0"/>
        </w:rPr>
        <w:t xml:space="preserve">Vercel is not the only service that does this work. Netlify is a second, comparable host, and it does the same job in the same shape: it connects to your GitHub project, builds the app, runs it on a public address, and holds your secret keys in private environment settings exactly as Vercel does. If you understand how the dashboard went live on Vercel, you already understand how it would go live on Netlify, because the path is identical — connect the project, deploy it, move the secret keys into the host’s private settings, and test the live result.</w:t>
      </w:r>
      <w:r w:rsidDel="00000000" w:rsidR="00000000" w:rsidRPr="00000000">
        <w:rPr>
          <w:rtl w:val="0"/>
        </w:rPr>
      </w:r>
    </w:p>
    <w:p w:rsidR="00000000" w:rsidDel="00000000" w:rsidP="00000000" w:rsidRDefault="00000000" w:rsidRPr="00000000" w14:paraId="00000035">
      <w:pPr>
        <w:spacing w:after="160" w:line="276" w:lineRule="auto"/>
        <w:rPr/>
      </w:pPr>
      <w:r w:rsidDel="00000000" w:rsidR="00000000" w:rsidRPr="00000000">
        <w:rPr>
          <w:rFonts w:ascii="Calibri" w:cs="Calibri" w:eastAsia="Calibri" w:hAnsi="Calibri"/>
          <w:color w:val="000000"/>
          <w:sz w:val="22"/>
          <w:szCs w:val="22"/>
          <w:rtl w:val="0"/>
        </w:rPr>
        <w:t xml:space="preserve">As with the three chat assistants on Day 1, the building tools on Day 16, and the back-end platforms on Day 17, the point is not to crown one host and forget the rest. Vercel and Netlify overlap heavily, and either could put the dashboard live. The durable skill is not memorising where each button sits in one of them; it is understanding the job they both do — take a project from GitHub, run it publicly, keep its secrets safe — so that any host you meet, including ones that do not exist yet, is something you can learn quickly. When a new deployment service appears, you will already know what to look for: does it deploy from your repository, does it keep your keys private, and does it keep the app reliably reachable. A builder who thinks this way is never stranded when a particular tool falls out of fashion.</w:t>
      </w:r>
      <w:r w:rsidDel="00000000" w:rsidR="00000000" w:rsidRPr="00000000">
        <w:rPr>
          <w:rtl w:val="0"/>
        </w:rPr>
      </w:r>
    </w:p>
    <w:p w:rsidR="00000000" w:rsidDel="00000000" w:rsidP="00000000" w:rsidRDefault="00000000" w:rsidRPr="00000000" w14:paraId="00000036">
      <w:pPr>
        <w:spacing w:after="80" w:before="160" w:lineRule="auto"/>
        <w:rPr/>
      </w:pPr>
      <w:r w:rsidDel="00000000" w:rsidR="00000000" w:rsidRPr="00000000">
        <w:rPr>
          <w:rFonts w:ascii="Calibri" w:cs="Calibri" w:eastAsia="Calibri" w:hAnsi="Calibri"/>
          <w:color w:val="2e74b5"/>
          <w:sz w:val="26"/>
          <w:szCs w:val="26"/>
          <w:rtl w:val="0"/>
        </w:rPr>
        <w:t xml:space="preserve">5.2  Putting it on your own web address</w:t>
      </w:r>
      <w:r w:rsidDel="00000000" w:rsidR="00000000" w:rsidRPr="00000000">
        <w:rPr>
          <w:rtl w:val="0"/>
        </w:rPr>
      </w:r>
    </w:p>
    <w:p w:rsidR="00000000" w:rsidDel="00000000" w:rsidP="00000000" w:rsidRDefault="00000000" w:rsidRPr="00000000" w14:paraId="00000037">
      <w:pPr>
        <w:spacing w:after="160" w:line="276" w:lineRule="auto"/>
        <w:rPr/>
      </w:pPr>
      <w:r w:rsidDel="00000000" w:rsidR="00000000" w:rsidRPr="00000000">
        <w:rPr>
          <w:rFonts w:ascii="Calibri" w:cs="Calibri" w:eastAsia="Calibri" w:hAnsi="Calibri"/>
          <w:color w:val="000000"/>
          <w:sz w:val="22"/>
          <w:szCs w:val="22"/>
          <w:rtl w:val="0"/>
        </w:rPr>
        <w:t xml:space="preserve">The address a host gives you by default works perfectly, but it carries the host’s name — something like boutique-dashboard.vercel.app — and to a visitor it reads as a draft rather than a real business. A custom domain is your own address, such as the shop’s own name, and it is part of what makes a launched product look established and trustworthy. The same page feels more credible at an address that belongs to the business than at one that belongs to the tool that built it.</w:t>
      </w:r>
      <w:r w:rsidDel="00000000" w:rsidR="00000000" w:rsidRPr="00000000">
        <w:rPr>
          <w:rtl w:val="0"/>
        </w:rPr>
      </w:r>
    </w:p>
    <w:p w:rsidR="00000000" w:rsidDel="00000000" w:rsidP="00000000" w:rsidRDefault="00000000" w:rsidRPr="00000000" w14:paraId="00000038">
      <w:pPr>
        <w:spacing w:after="160" w:line="276" w:lineRule="auto"/>
        <w:rPr/>
      </w:pPr>
      <w:r w:rsidDel="00000000" w:rsidR="00000000" w:rsidRPr="00000000">
        <w:rPr>
          <w:rFonts w:ascii="Calibri" w:cs="Calibri" w:eastAsia="Calibri" w:hAnsi="Calibri"/>
          <w:color w:val="000000"/>
          <w:sz w:val="22"/>
          <w:szCs w:val="22"/>
          <w:rtl w:val="0"/>
        </w:rPr>
        <w:t xml:space="preserve">In plain terms, a domain is an address you buy from a domain seller, usually rented for a year at a time. Once you have it, you point it at your deployed app in the host’s settings, and from then on visitors reach your app at your address instead of the host’s default one. The buying and the pointing are a short, one-time setup, and the host guides you through the pointing. What matters for now is the idea rather than the particular steps: your launched app can live at an address that is genuinely yours, and giving it one is the finishing touch that makes it look like the real product it is. The deeper details of choosing and configuring a domain are the kind of thing you can work out when you need it, using the same describe-and-find habits the program has built throughout.</w:t>
      </w:r>
      <w:r w:rsidDel="00000000" w:rsidR="00000000" w:rsidRPr="00000000">
        <w:rPr>
          <w:rtl w:val="0"/>
        </w:rPr>
      </w:r>
    </w:p>
    <w:p w:rsidR="00000000" w:rsidDel="00000000" w:rsidP="00000000" w:rsidRDefault="00000000" w:rsidRPr="00000000" w14:paraId="00000039">
      <w:pPr>
        <w:spacing w:after="120" w:before="240" w:lineRule="auto"/>
        <w:rPr/>
      </w:pPr>
      <w:r w:rsidDel="00000000" w:rsidR="00000000" w:rsidRPr="00000000">
        <w:rPr>
          <w:rFonts w:ascii="Calibri" w:cs="Calibri" w:eastAsia="Calibri" w:hAnsi="Calibri"/>
          <w:color w:val="2e74b5"/>
          <w:sz w:val="32"/>
          <w:szCs w:val="32"/>
          <w:rtl w:val="0"/>
        </w:rPr>
        <w:t xml:space="preserve">6.  Testing Before You Launch  (12 min)</w:t>
      </w:r>
      <w:r w:rsidDel="00000000" w:rsidR="00000000" w:rsidRPr="00000000">
        <w:rPr>
          <w:rtl w:val="0"/>
        </w:rPr>
      </w:r>
    </w:p>
    <w:p w:rsidR="00000000" w:rsidDel="00000000" w:rsidP="00000000" w:rsidRDefault="00000000" w:rsidRPr="00000000" w14:paraId="0000003A">
      <w:pPr>
        <w:spacing w:after="160" w:line="276" w:lineRule="auto"/>
        <w:rPr/>
      </w:pPr>
      <w:r w:rsidDel="00000000" w:rsidR="00000000" w:rsidRPr="00000000">
        <w:rPr>
          <w:rFonts w:ascii="Calibri" w:cs="Calibri" w:eastAsia="Calibri" w:hAnsi="Calibri"/>
          <w:color w:val="000000"/>
          <w:sz w:val="22"/>
          <w:szCs w:val="22"/>
          <w:rtl w:val="0"/>
        </w:rPr>
        <w:t xml:space="preserve">The habit of trust, then verify has run through this program since Day 1, and through this module you have practised one form of it again and again: you confirm a build by using it, never by assuming it works because it looks finished. At launch, that habit reaches its most consequential point, because the thing you are about to put in front of the public is the thing real people will rely on. There is also a particular reason it matters now: the live, deployed app can behave differently from what worked on your screen. The hollow first deployment in Section 3 was exactly such a difference — the preview worked, the deployment did not, until the key was moved. So the version you test before launch is the live one, not the preview.</w:t>
      </w:r>
      <w:r w:rsidDel="00000000" w:rsidR="00000000" w:rsidRPr="00000000">
        <w:rPr>
          <w:rtl w:val="0"/>
        </w:rPr>
      </w:r>
    </w:p>
    <w:p w:rsidR="00000000" w:rsidDel="00000000" w:rsidP="00000000" w:rsidRDefault="00000000" w:rsidRPr="00000000" w14:paraId="0000003B">
      <w:pPr>
        <w:spacing w:after="160" w:line="276" w:lineRule="auto"/>
        <w:rPr/>
      </w:pPr>
      <w:r w:rsidDel="00000000" w:rsidR="00000000" w:rsidRPr="00000000">
        <w:rPr>
          <w:rFonts w:ascii="Calibri" w:cs="Calibri" w:eastAsia="Calibri" w:hAnsi="Calibri"/>
          <w:color w:val="000000"/>
          <w:sz w:val="22"/>
          <w:szCs w:val="22"/>
          <w:rtl w:val="0"/>
        </w:rPr>
        <w:t xml:space="preserve">Four checks make a launch test complete. The first is to test the live address itself, not the preview you built in, because the live version is now the only one that matters and is the only one a visitor will ever see. The second is to test on real devices, and especially on a phone, because most people in India will open your link on a phone, and a page that looks right on a laptop can break into something unusable on a small screen — the same phone check you first learned on Day 14, now applied to the deployed product. The third is to test as someone who is not you: open the app signed out, in a fresh browser, the way a stranger arriving for the first time would, and confirm that the login genuinely stops an unsigned visitor, that a new person sees what they should and nothing they should not, and that nothing assumes knowledge only you have. You know your own app too well to notice what a first-time visitor stumbles over, so you have to meet it as they will. The fourth is to confirm that nothing secret is on display — that the keys live in the host’s private settings and not on the page, and that the app works without revealing how.</w:t>
      </w:r>
      <w:r w:rsidDel="00000000" w:rsidR="00000000" w:rsidRPr="00000000">
        <w:rPr>
          <w:rtl w:val="0"/>
        </w:rPr>
      </w:r>
    </w:p>
    <w:p w:rsidR="00000000" w:rsidDel="00000000" w:rsidP="00000000" w:rsidRDefault="00000000" w:rsidRPr="00000000" w14:paraId="0000003C">
      <w:pPr>
        <w:spacing w:after="160" w:line="276" w:lineRule="auto"/>
        <w:rPr/>
      </w:pPr>
      <w:r w:rsidDel="00000000" w:rsidR="00000000" w:rsidRPr="00000000">
        <w:rPr>
          <w:rFonts w:ascii="Calibri" w:cs="Calibri" w:eastAsia="Calibri" w:hAnsi="Calibri"/>
          <w:color w:val="000000"/>
          <w:sz w:val="22"/>
          <w:szCs w:val="22"/>
          <w:rtl w:val="0"/>
        </w:rPr>
        <w:t xml:space="preserve">If the app you are launching is AI-powered, there is one more check, carried forward from Day 15. An AI app’s output can run perfectly and still be wrong — fluent, confident, and mistaken — and once the app is live, that output reaches real people without you watching over each one. So before launch you use the live app with several real inputs and judge the results, because a fluent-but-wrong answer in front of the public costs far more than the same answer caught in a private test. The model does the work; you remain responsible for what it puts in front of people, and the launch test is where you exercise that responsibility one last time before the public arrives.</w:t>
      </w:r>
      <w:r w:rsidDel="00000000" w:rsidR="00000000" w:rsidRPr="00000000">
        <w:rPr>
          <w:rtl w:val="0"/>
        </w:rPr>
      </w:r>
    </w:p>
    <w:p w:rsidR="00000000" w:rsidDel="00000000" w:rsidP="00000000" w:rsidRDefault="00000000" w:rsidRPr="00000000" w14:paraId="0000003D">
      <w:pPr>
        <w:spacing w:after="160" w:line="276" w:lineRule="auto"/>
        <w:rPr/>
      </w:pPr>
      <w:r w:rsidDel="00000000" w:rsidR="00000000" w:rsidRPr="00000000">
        <w:rPr>
          <w:rFonts w:ascii="Calibri" w:cs="Calibri" w:eastAsia="Calibri" w:hAnsi="Calibri"/>
          <w:color w:val="000000"/>
          <w:sz w:val="22"/>
          <w:szCs w:val="22"/>
          <w:rtl w:val="0"/>
        </w:rPr>
        <w:t xml:space="preserve">None of this is excessive caution. Launching means real people will depend on the thing, and putting something untested in front of the public is the one move a careful builder does not make. The test before launch is simply how you keep hold of the responsibility that becomes yours the moment the app is live. Confirm two ideas before continuing. First, why is testing the live deployment different from testing the preview you built in, and what real difference between them have you already seen today? Second, name two checks you would make at launch that you might reasonably skip on a private draft, and say why each matters once the app is public.</w:t>
      </w:r>
      <w:r w:rsidDel="00000000" w:rsidR="00000000" w:rsidRPr="00000000">
        <w:rPr>
          <w:rtl w:val="0"/>
        </w:rPr>
      </w:r>
    </w:p>
    <w:p w:rsidR="00000000" w:rsidDel="00000000" w:rsidP="00000000" w:rsidRDefault="00000000" w:rsidRPr="00000000" w14:paraId="0000003E">
      <w:pPr>
        <w:spacing w:after="120" w:before="240" w:lineRule="auto"/>
        <w:rPr/>
      </w:pPr>
      <w:r w:rsidDel="00000000" w:rsidR="00000000" w:rsidRPr="00000000">
        <w:rPr>
          <w:rFonts w:ascii="Calibri" w:cs="Calibri" w:eastAsia="Calibri" w:hAnsi="Calibri"/>
          <w:color w:val="2e74b5"/>
          <w:sz w:val="32"/>
          <w:szCs w:val="32"/>
          <w:rtl w:val="0"/>
        </w:rPr>
        <w:t xml:space="preserve">7.  Scaling, Honestly: Limits, Cost, and When to Grow  (9 min)</w:t>
      </w:r>
      <w:r w:rsidDel="00000000" w:rsidR="00000000" w:rsidRPr="00000000">
        <w:rPr>
          <w:rtl w:val="0"/>
        </w:rPr>
      </w:r>
    </w:p>
    <w:p w:rsidR="00000000" w:rsidDel="00000000" w:rsidP="00000000" w:rsidRDefault="00000000" w:rsidRPr="00000000" w14:paraId="0000003F">
      <w:pPr>
        <w:spacing w:after="160" w:line="276" w:lineRule="auto"/>
        <w:rPr/>
      </w:pPr>
      <w:r w:rsidDel="00000000" w:rsidR="00000000" w:rsidRPr="00000000">
        <w:rPr>
          <w:rFonts w:ascii="Calibri" w:cs="Calibri" w:eastAsia="Calibri" w:hAnsi="Calibri"/>
          <w:color w:val="000000"/>
          <w:sz w:val="22"/>
          <w:szCs w:val="22"/>
          <w:rtl w:val="0"/>
        </w:rPr>
        <w:t xml:space="preserve">Scaling sounds like a large and forbidding subject, but for the apps you build it means something specific and manageable, and it is worth being plain about it rather than letting the word loom. The tools you have used through this module all offer a free tier: Lovable Lite, Vercel, and Supabase each let you start at no cost, which is exactly the right way to launch an app and find out whether anyone wants it. Those free tiers carry limits — a cap on how many people can use the app in a period, how much information it can store, how many calls it can make to an AI model — and understanding those limits is most of what scaling means at the stage you are working at.</w:t>
      </w:r>
      <w:r w:rsidDel="00000000" w:rsidR="00000000" w:rsidRPr="00000000">
        <w:rPr>
          <w:rtl w:val="0"/>
        </w:rPr>
      </w:r>
    </w:p>
    <w:p w:rsidR="00000000" w:rsidDel="00000000" w:rsidP="00000000" w:rsidRDefault="00000000" w:rsidRPr="00000000" w14:paraId="00000040">
      <w:pPr>
        <w:spacing w:after="160" w:line="276" w:lineRule="auto"/>
        <w:rPr/>
      </w:pPr>
      <w:r w:rsidDel="00000000" w:rsidR="00000000" w:rsidRPr="00000000">
        <w:rPr>
          <w:rFonts w:ascii="Calibri" w:cs="Calibri" w:eastAsia="Calibri" w:hAnsi="Calibri"/>
          <w:color w:val="000000"/>
          <w:sz w:val="22"/>
          <w:szCs w:val="22"/>
          <w:rtl w:val="0"/>
        </w:rPr>
        <w:t xml:space="preserve">Two honest facts sit underneath this. The first is that a free tier is genuinely enough to launch and to learn from, in the same spirit as the waitlist page on Day 14: you put the thing in front of real people cheaply, and you discover whether it has demand before spending anything serious on it. The second is that as real users arrive in numbers, you cross those free limits, and beyond them the services begin to cost money. An AI app feels this most directly, because, as you saw on Day 15, every call to an AI model carries a small cost, so the cost grows with use. This is not a problem to fear; an app that is starting to cost a little because many people are using it is an app that is working. But it is a cost to plan for, and — this is the part that matters for anyone building for others — a cost to be honest about with a client rather than a surprise to hand them later.</w:t>
      </w:r>
      <w:r w:rsidDel="00000000" w:rsidR="00000000" w:rsidRPr="00000000">
        <w:rPr>
          <w:rtl w:val="0"/>
        </w:rPr>
      </w:r>
    </w:p>
    <w:p w:rsidR="00000000" w:rsidDel="00000000" w:rsidP="00000000" w:rsidRDefault="00000000" w:rsidRPr="00000000" w14:paraId="00000041">
      <w:pPr>
        <w:spacing w:after="160" w:line="276" w:lineRule="auto"/>
        <w:rPr/>
      </w:pPr>
      <w:r w:rsidDel="00000000" w:rsidR="00000000" w:rsidRPr="00000000">
        <w:rPr>
          <w:rFonts w:ascii="Calibri" w:cs="Calibri" w:eastAsia="Calibri" w:hAnsi="Calibri"/>
          <w:color w:val="000000"/>
          <w:sz w:val="22"/>
          <w:szCs w:val="22"/>
          <w:rtl w:val="0"/>
        </w:rPr>
        <w:t xml:space="preserve">There is also a judgement worth forming about when an app needs to grow beyond what you launched. An app built and deployed the way today describes is a real, usable product for the scale it is at, and you should not talk yourself out of that — it is genuinely live and genuinely works. Making it withstand very large numbers of users with the reliability a big service needs is further work that goes beyond this program, and the durable skill is simply knowing the difference: recognising that your launched app is a real product at its current scale, and recognising the point at which serious growth means it needs sturdier foundations and very possibly some specialist help. Being clear-eyed about which side of that line you are on is part of looking at your own work from more than the flattering angle, and it is what keeps you honest about the stage a thing has actually reached.</w:t>
      </w:r>
      <w:r w:rsidDel="00000000" w:rsidR="00000000" w:rsidRPr="00000000">
        <w:rPr>
          <w:rtl w:val="0"/>
        </w:rPr>
      </w:r>
    </w:p>
    <w:p w:rsidR="00000000" w:rsidDel="00000000" w:rsidP="00000000" w:rsidRDefault="00000000" w:rsidRPr="00000000" w14:paraId="00000042">
      <w:pPr>
        <w:spacing w:after="120" w:before="240" w:lineRule="auto"/>
        <w:rPr/>
      </w:pPr>
      <w:r w:rsidDel="00000000" w:rsidR="00000000" w:rsidRPr="00000000">
        <w:rPr>
          <w:rFonts w:ascii="Calibri" w:cs="Calibri" w:eastAsia="Calibri" w:hAnsi="Calibri"/>
          <w:color w:val="2e74b5"/>
          <w:sz w:val="32"/>
          <w:szCs w:val="32"/>
          <w:rtl w:val="0"/>
        </w:rPr>
        <w:t xml:space="preserve">8.  What Launching Is Worth, and Staying Capable  (12 min)</w:t>
      </w:r>
      <w:r w:rsidDel="00000000" w:rsidR="00000000" w:rsidRPr="00000000">
        <w:rPr>
          <w:rtl w:val="0"/>
        </w:rPr>
      </w:r>
    </w:p>
    <w:p w:rsidR="00000000" w:rsidDel="00000000" w:rsidP="00000000" w:rsidRDefault="00000000" w:rsidRPr="00000000" w14:paraId="00000043">
      <w:pPr>
        <w:spacing w:after="80" w:before="160" w:lineRule="auto"/>
        <w:rPr/>
      </w:pPr>
      <w:r w:rsidDel="00000000" w:rsidR="00000000" w:rsidRPr="00000000">
        <w:rPr>
          <w:rFonts w:ascii="Calibri" w:cs="Calibri" w:eastAsia="Calibri" w:hAnsi="Calibri"/>
          <w:color w:val="2e74b5"/>
          <w:sz w:val="26"/>
          <w:szCs w:val="26"/>
          <w:rtl w:val="0"/>
        </w:rPr>
        <w:t xml:space="preserve">8.1  The launch-and-maintain opportunity</w:t>
      </w:r>
      <w:r w:rsidDel="00000000" w:rsidR="00000000" w:rsidRPr="00000000">
        <w:rPr>
          <w:rtl w:val="0"/>
        </w:rPr>
      </w:r>
    </w:p>
    <w:p w:rsidR="00000000" w:rsidDel="00000000" w:rsidP="00000000" w:rsidRDefault="00000000" w:rsidRPr="00000000" w14:paraId="00000044">
      <w:pPr>
        <w:spacing w:after="160" w:line="276" w:lineRule="auto"/>
        <w:rPr/>
      </w:pPr>
      <w:r w:rsidDel="00000000" w:rsidR="00000000" w:rsidRPr="00000000">
        <w:rPr>
          <w:rFonts w:ascii="Calibri" w:cs="Calibri" w:eastAsia="Calibri" w:hAnsi="Calibri"/>
          <w:color w:val="000000"/>
          <w:sz w:val="22"/>
          <w:szCs w:val="22"/>
          <w:rtl w:val="0"/>
        </w:rPr>
        <w:t xml:space="preserve">Each day of this module has shown a skill worth more than the one before it: a website built in an afternoon, then a small AI tool that does ongoing work, then a working prototype, then an app that remembers and recognises its users. Launching is the step that turns any of these from something sitting on your screen into something the world can actually use — and it is precisely the wall that most people hit. A great many people can now build a front-end, or even a working app, and then get stuck exactly where the public part begins, because getting a thing properly live, with its secrets safe and its address its own, is the part that still feels out of reach. Being the person who reliably does that last mile is a service in its own right.</w:t>
      </w:r>
      <w:r w:rsidDel="00000000" w:rsidR="00000000" w:rsidRPr="00000000">
        <w:rPr>
          <w:rtl w:val="0"/>
        </w:rPr>
      </w:r>
    </w:p>
    <w:p w:rsidR="00000000" w:rsidDel="00000000" w:rsidP="00000000" w:rsidRDefault="00000000" w:rsidRPr="00000000" w14:paraId="00000045">
      <w:pPr>
        <w:spacing w:after="160" w:line="276" w:lineRule="auto"/>
        <w:rPr/>
      </w:pPr>
      <w:r w:rsidDel="00000000" w:rsidR="00000000" w:rsidRPr="00000000">
        <w:rPr>
          <w:rFonts w:ascii="Calibri" w:cs="Calibri" w:eastAsia="Calibri" w:hAnsi="Calibri"/>
          <w:color w:val="000000"/>
          <w:sz w:val="22"/>
          <w:szCs w:val="22"/>
          <w:rtl w:val="0"/>
        </w:rPr>
        <w:t xml:space="preserve">It takes two of the shapes you first met on Day 2. One is the single, bounded gig: deployment as a service, where you take an app someone has already built and put it properly live for them. The other, and the more valuable, is the ongoing shape — maintenance and hosting: keeping a launched product running, updating it when the owner needs a change by committing to the project and letting the host redeploy, and watching that it stays up and within its limits. That ongoing care is a retainer, the recurring income the program has pointed toward since Day 2, and it rests on a simple fact: a live product that a business depends on is one they will pay to keep alive, month after month, far more readily than they would pay once for a thing that then becomes their problem to run.</w:t>
      </w:r>
      <w:r w:rsidDel="00000000" w:rsidR="00000000" w:rsidRPr="00000000">
        <w:rPr>
          <w:rtl w:val="0"/>
        </w:rPr>
      </w:r>
    </w:p>
    <w:p w:rsidR="00000000" w:rsidDel="00000000" w:rsidP="00000000" w:rsidRDefault="00000000" w:rsidRPr="00000000" w14:paraId="00000046">
      <w:pPr>
        <w:spacing w:after="160" w:line="276" w:lineRule="auto"/>
        <w:rPr/>
      </w:pPr>
      <w:r w:rsidDel="00000000" w:rsidR="00000000" w:rsidRPr="00000000">
        <w:rPr>
          <w:rFonts w:ascii="Calibri" w:cs="Calibri" w:eastAsia="Calibri" w:hAnsi="Calibri"/>
          <w:color w:val="000000"/>
          <w:sz w:val="22"/>
          <w:szCs w:val="22"/>
          <w:rtl w:val="0"/>
        </w:rPr>
        <w:t xml:space="preserve">The honesty that has run through this whole module applies here too, now about reliability and cost. Be clear about what your maintenance covers and what it does not, and do not promise the reliability of a large service on a free tier. An owner who understands exactly what they are paying you to keep running, and at what scale, is getting something real and is far more likely to stay with you than one who was quietly led to expect more than the arrangement can give. As on Days 15, 16, and 17, the honest scope is not a limit on the business; it is the foundation of one that lasts.</w:t>
      </w:r>
      <w:r w:rsidDel="00000000" w:rsidR="00000000" w:rsidRPr="00000000">
        <w:rPr>
          <w:rtl w:val="0"/>
        </w:rPr>
      </w:r>
    </w:p>
    <w:p w:rsidR="00000000" w:rsidDel="00000000" w:rsidP="00000000" w:rsidRDefault="00000000" w:rsidRPr="00000000" w14:paraId="00000047">
      <w:pPr>
        <w:spacing w:after="80" w:before="160" w:lineRule="auto"/>
        <w:rPr/>
      </w:pPr>
      <w:r w:rsidDel="00000000" w:rsidR="00000000" w:rsidRPr="00000000">
        <w:rPr>
          <w:rFonts w:ascii="Calibri" w:cs="Calibri" w:eastAsia="Calibri" w:hAnsi="Calibri"/>
          <w:color w:val="2e74b5"/>
          <w:sz w:val="26"/>
          <w:szCs w:val="26"/>
          <w:rtl w:val="0"/>
        </w:rPr>
        <w:t xml:space="preserve">8.2  Launching your own product, and staying capable as the tools change</w:t>
      </w:r>
      <w:r w:rsidDel="00000000" w:rsidR="00000000" w:rsidRPr="00000000">
        <w:rPr>
          <w:rtl w:val="0"/>
        </w:rPr>
      </w:r>
    </w:p>
    <w:p w:rsidR="00000000" w:rsidDel="00000000" w:rsidP="00000000" w:rsidRDefault="00000000" w:rsidRPr="00000000" w14:paraId="00000048">
      <w:pPr>
        <w:spacing w:after="160" w:line="276" w:lineRule="auto"/>
        <w:rPr/>
      </w:pPr>
      <w:r w:rsidDel="00000000" w:rsidR="00000000" w:rsidRPr="00000000">
        <w:rPr>
          <w:rFonts w:ascii="Calibri" w:cs="Calibri" w:eastAsia="Calibri" w:hAnsi="Calibri"/>
          <w:color w:val="000000"/>
          <w:sz w:val="22"/>
          <w:szCs w:val="22"/>
          <w:rtl w:val="0"/>
        </w:rPr>
        <w:t xml:space="preserve">There is a larger thing to notice on this final day of the module, and it is worth pausing on. You now hold the entire chain. You can take an idea and build its front-end, make it do real work with AI, give it a memory and logins, and put it live on its own address — from the first description to a launched product, with no developer and no budget standing in the way. That means the product you launch does not have to be a client’s. It can be your own. The waitlist idea from Day 14, the small AI tool from Day 15, the dashboard from Day 16 and 17 — any of these can now become a real, launched thing that you put in front of the world, and, if it finds demand, earn from directly. The skill you have been building was never only a way to do work for others; it is a way to bring your own ideas into being.</w:t>
      </w:r>
      <w:r w:rsidDel="00000000" w:rsidR="00000000" w:rsidRPr="00000000">
        <w:rPr>
          <w:rtl w:val="0"/>
        </w:rPr>
      </w:r>
    </w:p>
    <w:p w:rsidR="00000000" w:rsidDel="00000000" w:rsidP="00000000" w:rsidRDefault="00000000" w:rsidRPr="00000000" w14:paraId="00000049">
      <w:pPr>
        <w:spacing w:after="160" w:line="276" w:lineRule="auto"/>
        <w:rPr/>
      </w:pPr>
      <w:r w:rsidDel="00000000" w:rsidR="00000000" w:rsidRPr="00000000">
        <w:rPr>
          <w:rFonts w:ascii="Calibri" w:cs="Calibri" w:eastAsia="Calibri" w:hAnsi="Calibri"/>
          <w:color w:val="000000"/>
          <w:sz w:val="22"/>
          <w:szCs w:val="22"/>
          <w:rtl w:val="0"/>
        </w:rPr>
        <w:t xml:space="preserve">The deployment tools named today, Vercel and Netlify, are strong choices now, but putting apps live is part of the same fast-moving field as the rest of this module, and either may be overtaken within a year. So hold them loosely, as you have learned to hold every tool. The lasting skill is not knowing where each setting sits in one host; it is understanding what launching requires — a public address served reliably from your versioned code, secret keys kept private and out of the front-end, the live thing tested as the public will meet it, and the cost of real use understood honestly. So when you meet a deployment tool you have never seen, the useful questions are the ones this program has returned to throughout. How would you find a capable host for the job when the one you know is gone? How would you work out its real strengths and limits by testing it against the hard cases you now understand — does it deploy from your repository, does it keep your keys private, does it stay reliable when real people use it? And how would you look at the launch from more than the obvious angle, judging it as the visitor on their phone will, and being honest about the stage and the cost the product has actually reached? A person who works this way stays capable no matter how the tools change beneath them, and that durability is worth far more than fluency in any single tool that will not last.</w:t>
      </w:r>
      <w:r w:rsidDel="00000000" w:rsidR="00000000" w:rsidRPr="00000000">
        <w:rPr>
          <w:rtl w:val="0"/>
        </w:rPr>
      </w:r>
    </w:p>
    <w:p w:rsidR="00000000" w:rsidDel="00000000" w:rsidP="00000000" w:rsidRDefault="00000000" w:rsidRPr="00000000" w14:paraId="0000004A">
      <w:pPr>
        <w:spacing w:after="160" w:line="276" w:lineRule="auto"/>
        <w:rPr/>
      </w:pPr>
      <w:r w:rsidDel="00000000" w:rsidR="00000000" w:rsidRPr="00000000">
        <w:rPr>
          <w:rFonts w:ascii="Calibri" w:cs="Calibri" w:eastAsia="Calibri" w:hAnsi="Calibri"/>
          <w:color w:val="000000"/>
          <w:sz w:val="22"/>
          <w:szCs w:val="22"/>
          <w:rtl w:val="0"/>
        </w:rPr>
        <w:t xml:space="preserve">With that, the building module is complete. Over five days you have gone from never having made software to being able to build a real product and put it live before the public — a website, an app, a workspace workflow, a back-end, and now a launch. What the program turns to from here is no longer about making the thing. It is about making yourself findable and turning what you can now do into a livelihood: the Claude ecosystem explored in more depth, and the work of presence, portfolio, and freelancing that carries you from someone who can build into someone who is paid to. That is the subject of the module ahead, and you arrive at it holding a complete, working skill rather than a collection of separate tricks.</w:t>
      </w:r>
      <w:r w:rsidDel="00000000" w:rsidR="00000000" w:rsidRPr="00000000">
        <w:rPr>
          <w:rtl w:val="0"/>
        </w:rPr>
      </w:r>
    </w:p>
    <w:p w:rsidR="00000000" w:rsidDel="00000000" w:rsidP="00000000" w:rsidRDefault="00000000" w:rsidRPr="00000000" w14:paraId="0000004B">
      <w:pPr>
        <w:spacing w:after="120" w:before="240" w:lineRule="auto"/>
        <w:rPr/>
      </w:pPr>
      <w:r w:rsidDel="00000000" w:rsidR="00000000" w:rsidRPr="00000000">
        <w:rPr>
          <w:rFonts w:ascii="Calibri" w:cs="Calibri" w:eastAsia="Calibri" w:hAnsi="Calibri"/>
          <w:color w:val="2e74b5"/>
          <w:sz w:val="32"/>
          <w:szCs w:val="32"/>
          <w:rtl w:val="0"/>
        </w:rPr>
        <w:t xml:space="preserve">9.  Practice  (11 min)</w:t>
      </w:r>
      <w:r w:rsidDel="00000000" w:rsidR="00000000" w:rsidRPr="00000000">
        <w:rPr>
          <w:rtl w:val="0"/>
        </w:rPr>
      </w:r>
    </w:p>
    <w:p w:rsidR="00000000" w:rsidDel="00000000" w:rsidP="00000000" w:rsidRDefault="00000000" w:rsidRPr="00000000" w14:paraId="0000004C">
      <w:pPr>
        <w:spacing w:after="160" w:line="276" w:lineRule="auto"/>
        <w:rPr/>
      </w:pPr>
      <w:r w:rsidDel="00000000" w:rsidR="00000000" w:rsidRPr="00000000">
        <w:rPr>
          <w:rFonts w:ascii="Calibri" w:cs="Calibri" w:eastAsia="Calibri" w:hAnsi="Calibri"/>
          <w:color w:val="000000"/>
          <w:sz w:val="22"/>
          <w:szCs w:val="22"/>
          <w:rtl w:val="0"/>
        </w:rPr>
        <w:t xml:space="preserve">Complete the following tasks on your own using the LMS resources and the tools introduced today. Each task tells you what to do, which tool to use, and what a good result looks like. Do them in order, because each one builds on the last.</w:t>
      </w:r>
      <w:r w:rsidDel="00000000" w:rsidR="00000000" w:rsidRPr="00000000">
        <w:rPr>
          <w:rtl w:val="0"/>
        </w:rPr>
      </w:r>
    </w:p>
    <w:p w:rsidR="00000000" w:rsidDel="00000000" w:rsidP="00000000" w:rsidRDefault="00000000" w:rsidRPr="00000000" w14:paraId="0000004D">
      <w:pPr>
        <w:spacing w:after="160" w:line="276" w:lineRule="auto"/>
        <w:rPr/>
      </w:pPr>
      <w:r w:rsidDel="00000000" w:rsidR="00000000" w:rsidRPr="00000000">
        <w:rPr>
          <w:rFonts w:ascii="Calibri" w:cs="Calibri" w:eastAsia="Calibri" w:hAnsi="Calibri"/>
          <w:color w:val="000000"/>
          <w:sz w:val="22"/>
          <w:szCs w:val="22"/>
          <w:rtl w:val="0"/>
        </w:rPr>
        <w:t xml:space="preserve">Task 1 — Deploy a real app to a live address.  Take an app you have already built — the dashboard from Days 16 and 17, or any project of yours kept in GitHub — and deploy it with Vercel from its repository to a live public URL. Open that address in a browser. A good result is a working live address that serves your app’s front-end and can be opened by anyone, on a device you did not build it on.</w:t>
      </w:r>
      <w:r w:rsidDel="00000000" w:rsidR="00000000" w:rsidRPr="00000000">
        <w:rPr>
          <w:rtl w:val="0"/>
        </w:rPr>
      </w:r>
    </w:p>
    <w:p w:rsidR="00000000" w:rsidDel="00000000" w:rsidP="00000000" w:rsidRDefault="00000000" w:rsidRPr="00000000" w14:paraId="0000004E">
      <w:pPr>
        <w:spacing w:after="160" w:line="276" w:lineRule="auto"/>
        <w:rPr/>
      </w:pPr>
      <w:r w:rsidDel="00000000" w:rsidR="00000000" w:rsidRPr="00000000">
        <w:rPr>
          <w:rFonts w:ascii="Calibri" w:cs="Calibri" w:eastAsia="Calibri" w:hAnsi="Calibri"/>
          <w:color w:val="000000"/>
          <w:sz w:val="22"/>
          <w:szCs w:val="22"/>
          <w:rtl w:val="0"/>
        </w:rPr>
        <w:t xml:space="preserve">Task 2 — Make the live app whole by moving its keys.  If your app uses Supabase or any other keyed service, add its address and secret key to the host’s private environment settings — never into the code or onto the page — then redeploy and confirm that the live app can now reach its database and that the login works. A good result is a live app that fully works, with its data loading and its login gating access, while its secret key is held only in the host’s private settings, confirmed by using the app rather than assumed.</w:t>
      </w:r>
      <w:r w:rsidDel="00000000" w:rsidR="00000000" w:rsidRPr="00000000">
        <w:rPr>
          <w:rtl w:val="0"/>
        </w:rPr>
      </w:r>
    </w:p>
    <w:p w:rsidR="00000000" w:rsidDel="00000000" w:rsidP="00000000" w:rsidRDefault="00000000" w:rsidRPr="00000000" w14:paraId="0000004F">
      <w:pPr>
        <w:spacing w:after="160" w:line="276" w:lineRule="auto"/>
        <w:rPr/>
      </w:pPr>
      <w:r w:rsidDel="00000000" w:rsidR="00000000" w:rsidRPr="00000000">
        <w:rPr>
          <w:rFonts w:ascii="Calibri" w:cs="Calibri" w:eastAsia="Calibri" w:hAnsi="Calibri"/>
          <w:color w:val="000000"/>
          <w:sz w:val="22"/>
          <w:szCs w:val="22"/>
          <w:rtl w:val="0"/>
        </w:rPr>
        <w:t xml:space="preserve">Task 3 — Test it the way the public will.  Open your live app on a phone as well as a computer, signed out and in a fresh browser as a stranger would, and use everything: click each button, try the login both as an outsider and as the owner, and confirm both that the app works and that nothing secret is on display. List anything that failed and fix it. A good result is a live app confirmed working on a real device by someone arriving fresh, with the login behaving correctly for a signed-out visitor.</w:t>
      </w:r>
      <w:r w:rsidDel="00000000" w:rsidR="00000000" w:rsidRPr="00000000">
        <w:rPr>
          <w:rtl w:val="0"/>
        </w:rPr>
      </w:r>
    </w:p>
    <w:p w:rsidR="00000000" w:rsidDel="00000000" w:rsidP="00000000" w:rsidRDefault="00000000" w:rsidRPr="00000000" w14:paraId="00000050">
      <w:pPr>
        <w:spacing w:after="160" w:line="276" w:lineRule="auto"/>
        <w:rPr/>
      </w:pPr>
      <w:r w:rsidDel="00000000" w:rsidR="00000000" w:rsidRPr="00000000">
        <w:rPr>
          <w:rFonts w:ascii="Calibri" w:cs="Calibri" w:eastAsia="Calibri" w:hAnsi="Calibri"/>
          <w:color w:val="000000"/>
          <w:sz w:val="22"/>
          <w:szCs w:val="22"/>
          <w:rtl w:val="0"/>
        </w:rPr>
        <w:t xml:space="preserve">Task 4 — Shape one honest launch offering.  Write one specific offering built on today’s skill. Name a kind of person or business that has a built app but no way to get it properly live, the one thing you would do for them — deploy it properly and keep it running — and one honest line stating what reliability and cost your offering covers and what it does not. A good result is a single clear sentence describing a deployment-and-maintenance service you could offer, with its scope and limits stated honestly.</w:t>
      </w:r>
      <w:r w:rsidDel="00000000" w:rsidR="00000000" w:rsidRPr="00000000">
        <w:rPr>
          <w:rtl w:val="0"/>
        </w:rPr>
      </w:r>
    </w:p>
    <w:sectPr>
      <w:headerReference r:id="rId6" w:type="default"/>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jc w:val="center"/>
      <w:rPr/>
    </w:pPr>
    <w:r w:rsidDel="00000000" w:rsidR="00000000" w:rsidRPr="00000000">
      <w:rPr>
        <w:rFonts w:ascii="Calibri" w:cs="Calibri" w:eastAsia="Calibri" w:hAnsi="Calibri"/>
        <w:color w:val="000000"/>
        <w:sz w:val="18"/>
        <w:szCs w:val="18"/>
        <w:rtl w:val="0"/>
      </w:rPr>
      <w:t xml:space="preserve">Internal — Trainers and Program Team Only   |   Page </w:t>
    </w:r>
    <w:r w:rsidDel="00000000" w:rsidR="00000000" w:rsidRPr="00000000">
      <w:rPr>
        <w:rFonts w:ascii="Calibri" w:cs="Calibri" w:eastAsia="Calibri" w:hAnsi="Calibri"/>
        <w:color w:val="000000"/>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tabs>
        <w:tab w:val="right" w:leader="none" w:pos="9026"/>
      </w:tabs>
      <w:rPr/>
    </w:pPr>
    <w:r w:rsidDel="00000000" w:rsidR="00000000" w:rsidRPr="00000000">
      <w:rPr>
        <w:rFonts w:ascii="Calibri" w:cs="Calibri" w:eastAsia="Calibri" w:hAnsi="Calibri"/>
        <w:color w:val="000000"/>
        <w:sz w:val="18"/>
        <w:szCs w:val="18"/>
        <w:rtl w:val="0"/>
      </w:rPr>
      <w:t xml:space="preserve">ONROL — AI Generalist Program (Level 1)Day 18 — Deploying &amp; Scaling AI Applications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