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000000"/>
          <w:sz w:val="22"/>
          <w:szCs w:val="22"/>
          <w:rtl w:val="0"/>
        </w:rPr>
        <w:t xml:space="preserve">ONROL — AI Generalist Program  |  Level 1  |  30-Day Program</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color w:val="000000"/>
          <w:sz w:val="30"/>
          <w:szCs w:val="30"/>
          <w:rtl w:val="0"/>
        </w:rPr>
        <w:t xml:space="preserve">Day 15 — AI App Development</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000000"/>
          <w:sz w:val="22"/>
          <w:szCs w:val="22"/>
          <w:rtl w:val="0"/>
        </w:rPr>
        <w:t xml:space="preserve">Module 4  |  Session: 120 minutes (open to close)  |  Delivery: Online (Zoom)</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Calibri" w:cs="Calibri" w:eastAsia="Calibri" w:hAnsi="Calibri"/>
          <w:i w:val="1"/>
          <w:iCs w:val="1"/>
          <w:color w:val="000000"/>
          <w:sz w:val="22"/>
          <w:szCs w:val="22"/>
          <w:rtl w:val="0"/>
        </w:rPr>
        <w:t xml:space="preserve">Internal document — trainers and program team only. Not for student distribution.</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color w:val="000000"/>
          <w:sz w:val="22"/>
          <w:szCs w:val="22"/>
          <w:rtl w:val="0"/>
        </w:rPr>
        <w:t xml:space="preserve">This chapter </w:t>
      </w:r>
      <w:del w:author="Info Vivencia" w:id="0" w:date="2026-06-23T11:31:20Z">
        <w:r w:rsidDel="00000000" w:rsidR="00000000" w:rsidRPr="00000000">
          <w:rPr>
            <w:rFonts w:ascii="Calibri" w:cs="Calibri" w:eastAsia="Calibri" w:hAnsi="Calibri"/>
            <w:color w:val="000000"/>
            <w:sz w:val="22"/>
            <w:szCs w:val="22"/>
            <w:rtl w:val="0"/>
          </w:rPr>
          <w:delText xml:space="preserve">covers everything taught in Day 15. It </w:delText>
        </w:r>
      </w:del>
      <w:r w:rsidDel="00000000" w:rsidR="00000000" w:rsidRPr="00000000">
        <w:rPr>
          <w:rFonts w:ascii="Calibri" w:cs="Calibri" w:eastAsia="Calibri" w:hAnsi="Calibri"/>
          <w:color w:val="000000"/>
          <w:sz w:val="22"/>
          <w:szCs w:val="22"/>
          <w:rtl w:val="0"/>
        </w:rPr>
        <w:t xml:space="preserve">is written as a self-contained teaching resource: a trainer who has never delivered this session before should be able to teach it correctly from this document alone, and a student reading it independently can learn from it directly. It addresses the reader as you throughout, without distinguishing between the two audiences, because the subject matter is the same for both.</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color w:val="000000"/>
          <w:sz w:val="22"/>
          <w:szCs w:val="22"/>
          <w:rtl w:val="0"/>
        </w:rPr>
        <w:t xml:space="preserve">Day 15 is the second day of Module 4. Yesterday you crossed a </w:t>
      </w:r>
      <w:ins w:author="Info Vivencia" w:id="1" w:date="2026-06-23T11:33:08Z">
        <w:r w:rsidDel="00000000" w:rsidR="00000000" w:rsidRPr="00000000">
          <w:rPr>
            <w:rtl w:val="0"/>
            <w:rPrChange w:author="Info Vivencia" w:id="2" w:date="2026-06-23T11:33:08Z">
              <w:rPr>
                <w:rFonts w:ascii="Calibri" w:cs="Calibri" w:eastAsia="Calibri" w:hAnsi="Calibri"/>
                <w:color w:val="000000"/>
                <w:sz w:val="22"/>
                <w:szCs w:val="22"/>
              </w:rPr>
            </w:rPrChange>
          </w:rPr>
          <w:t xml:space="preserve">limit that had been impossible to cross</w:t>
        </w:r>
      </w:ins>
      <w:del w:author="Info Vivencia" w:id="1" w:date="2026-06-23T11:33:08Z">
        <w:r w:rsidDel="00000000" w:rsidR="00000000" w:rsidRPr="00000000">
          <w:rPr>
            <w:rtl w:val="0"/>
            <w:rPrChange w:author="Info Vivencia" w:id="2" w:date="2026-06-23T11:33:08Z">
              <w:rPr>
                <w:rFonts w:ascii="Calibri" w:cs="Calibri" w:eastAsia="Calibri" w:hAnsi="Calibri"/>
                <w:color w:val="000000"/>
                <w:sz w:val="22"/>
                <w:szCs w:val="22"/>
              </w:rPr>
            </w:rPrChange>
          </w:rPr>
          <w:delText xml:space="preserve">line that had been closed</w:delText>
        </w:r>
      </w:del>
      <w:r w:rsidDel="00000000" w:rsidR="00000000" w:rsidRPr="00000000">
        <w:rPr>
          <w:rFonts w:ascii="Calibri" w:cs="Calibri" w:eastAsia="Calibri" w:hAnsi="Calibri"/>
          <w:color w:val="000000"/>
          <w:sz w:val="22"/>
          <w:szCs w:val="22"/>
          <w:rtl w:val="0"/>
        </w:rPr>
        <w:t xml:space="preserve"> for most of computing history: you built a working website by describing it, without writing a single line of code. That website was something people could look at. Today you build something people can use — a small piece of software that does a real piece of work for them — and the work it does is done by AI. Yesterday you used AI to build; today you build </w:t>
      </w:r>
      <w:ins w:author="Info Vivencia" w:id="3" w:date="2026-06-23T11:34:12Z">
        <w:r w:rsidDel="00000000" w:rsidR="00000000" w:rsidRPr="00000000">
          <w:rPr>
            <w:rtl w:val="0"/>
            <w:rPrChange w:author="Info Vivencia" w:id="4" w:date="2026-06-23T11:34:12Z">
              <w:rPr>
                <w:rFonts w:ascii="Calibri" w:cs="Calibri" w:eastAsia="Calibri" w:hAnsi="Calibri"/>
                <w:color w:val="000000"/>
                <w:sz w:val="22"/>
                <w:szCs w:val="22"/>
              </w:rPr>
            </w:rPrChange>
          </w:rPr>
          <w:t xml:space="preserve">something that runs on AI</w:t>
        </w:r>
      </w:ins>
      <w:del w:author="Info Vivencia" w:id="3" w:date="2026-06-23T11:34:12Z">
        <w:r w:rsidDel="00000000" w:rsidR="00000000" w:rsidRPr="00000000">
          <w:rPr>
            <w:rtl w:val="0"/>
            <w:rPrChange w:author="Info Vivencia" w:id="4" w:date="2026-06-23T11:34:12Z">
              <w:rPr>
                <w:rFonts w:ascii="Calibri" w:cs="Calibri" w:eastAsia="Calibri" w:hAnsi="Calibri"/>
                <w:color w:val="000000"/>
                <w:sz w:val="22"/>
                <w:szCs w:val="22"/>
              </w:rPr>
            </w:rPrChange>
          </w:rPr>
          <w:delText xml:space="preserve">a thing that itself runs on AI</w:delText>
        </w:r>
      </w:del>
      <w:r w:rsidDel="00000000" w:rsidR="00000000" w:rsidRPr="00000000">
        <w:rPr>
          <w:rFonts w:ascii="Calibri" w:cs="Calibri" w:eastAsia="Calibri" w:hAnsi="Calibri"/>
          <w:color w:val="000000"/>
          <w:sz w:val="22"/>
          <w:szCs w:val="22"/>
          <w:rtl w:val="0"/>
        </w:rPr>
        <w:t xml:space="preserve">. By the end of the session you will understand what separates an app from a website, what makes an app </w:t>
      </w:r>
      <w:ins w:author="Info Vivencia" w:id="5" w:date="2026-06-23T11:35:27Z">
        <w:r w:rsidDel="00000000" w:rsidR="00000000" w:rsidRPr="00000000">
          <w:rPr>
            <w:rtl w:val="0"/>
            <w:rPrChange w:author="Info Vivencia" w:id="6" w:date="2026-06-23T11:35:27Z">
              <w:rPr>
                <w:rFonts w:ascii="Calibri" w:cs="Calibri" w:eastAsia="Calibri" w:hAnsi="Calibri"/>
                <w:color w:val="000000"/>
                <w:sz w:val="22"/>
                <w:szCs w:val="22"/>
              </w:rPr>
            </w:rPrChange>
          </w:rPr>
          <w:t xml:space="preserve">“</w:t>
        </w:r>
        <w:r w:rsidDel="00000000" w:rsidR="00000000" w:rsidRPr="00000000">
          <w:rPr>
            <w:rtl w:val="0"/>
            <w:rPrChange w:author="Info Vivencia" w:id="6" w:date="2026-06-23T11:35:27Z">
              <w:rPr>
                <w:rFonts w:ascii="Calibri" w:cs="Calibri" w:eastAsia="Calibri" w:hAnsi="Calibri"/>
                <w:color w:val="000000"/>
                <w:sz w:val="22"/>
                <w:szCs w:val="22"/>
              </w:rPr>
            </w:rPrChange>
          </w:rPr>
          <w:t xml:space="preserve">AI-powered”</w:t>
        </w:r>
      </w:ins>
      <w:del w:author="Info Vivencia" w:id="5" w:date="2026-06-23T11:35:27Z">
        <w:r w:rsidDel="00000000" w:rsidR="00000000" w:rsidRPr="00000000">
          <w:rPr>
            <w:rtl w:val="0"/>
            <w:rPrChange w:author="Info Vivencia" w:id="6" w:date="2026-06-23T11:35:27Z">
              <w:rPr>
                <w:rFonts w:ascii="Calibri" w:cs="Calibri" w:eastAsia="Calibri" w:hAnsi="Calibri"/>
                <w:color w:val="000000"/>
                <w:sz w:val="22"/>
                <w:szCs w:val="22"/>
              </w:rPr>
            </w:rPrChange>
          </w:rPr>
          <w:delText xml:space="preserve">AI-powered</w:delText>
        </w:r>
      </w:del>
      <w:r w:rsidDel="00000000" w:rsidR="00000000" w:rsidRPr="00000000">
        <w:rPr>
          <w:rFonts w:ascii="Calibri" w:cs="Calibri" w:eastAsia="Calibri" w:hAnsi="Calibri"/>
          <w:color w:val="000000"/>
          <w:sz w:val="22"/>
          <w:szCs w:val="22"/>
          <w:rtl w:val="0"/>
        </w:rPr>
        <w:t xml:space="preserve">, and you will have followed three small AI apps built from plain description, each teaching a different part of the skill.</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Fonts w:ascii="Calibri" w:cs="Calibri" w:eastAsia="Calibri" w:hAnsi="Calibri"/>
          <w:rtl w:val="0"/>
        </w:rPr>
        <w:t xml:space="preserve">1.  Orientation: From Building Sites to Building Apps  (10 min)</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Fonts w:ascii="Calibri" w:cs="Calibri" w:eastAsia="Calibri" w:hAnsi="Calibri"/>
          <w:rtl w:val="0"/>
        </w:rPr>
        <w:t xml:space="preserve">1.1  Where this session sits in the program</w:t>
      </w:r>
      <w:r w:rsidDel="00000000" w:rsidR="00000000" w:rsidRPr="00000000">
        <w:rPr>
          <w:rtl w:val="0"/>
        </w:rPr>
      </w:r>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color w:val="000000"/>
          <w:sz w:val="22"/>
          <w:szCs w:val="22"/>
          <w:rtl w:val="0"/>
        </w:rPr>
        <w:t xml:space="preserve">This is the second day of Module 4. </w:t>
      </w:r>
      <w:ins w:author="Info Vivencia" w:id="7" w:date="2026-06-23T11:35:49Z">
        <w:r w:rsidDel="00000000" w:rsidR="00000000" w:rsidRPr="00000000">
          <w:rPr>
            <w:rtl w:val="0"/>
            <w:rPrChange w:author="Info Vivencia" w:id="8" w:date="2026-06-23T11:35:49Z">
              <w:rPr>
                <w:rFonts w:ascii="Calibri" w:cs="Calibri" w:eastAsia="Calibri" w:hAnsi="Calibri"/>
                <w:color w:val="000000"/>
                <w:sz w:val="22"/>
                <w:szCs w:val="22"/>
              </w:rPr>
            </w:rPrChange>
          </w:rPr>
          <w:t xml:space="preserve">Yesterday’s session</w:t>
        </w:r>
      </w:ins>
      <w:del w:author="Info Vivencia" w:id="7" w:date="2026-06-23T11:35:49Z">
        <w:r w:rsidDel="00000000" w:rsidR="00000000" w:rsidRPr="00000000">
          <w:rPr>
            <w:rtl w:val="0"/>
            <w:rPrChange w:author="Info Vivencia" w:id="8" w:date="2026-06-23T11:35:49Z">
              <w:rPr>
                <w:rFonts w:ascii="Calibri" w:cs="Calibri" w:eastAsia="Calibri" w:hAnsi="Calibri"/>
                <w:color w:val="000000"/>
                <w:sz w:val="22"/>
                <w:szCs w:val="22"/>
              </w:rPr>
            </w:rPrChange>
          </w:rPr>
          <w:delText xml:space="preserve">Yesterday</w:delText>
        </w:r>
      </w:del>
      <w:r w:rsidDel="00000000" w:rsidR="00000000" w:rsidRPr="00000000">
        <w:rPr>
          <w:rFonts w:ascii="Calibri" w:cs="Calibri" w:eastAsia="Calibri" w:hAnsi="Calibri"/>
          <w:color w:val="000000"/>
          <w:sz w:val="22"/>
          <w:szCs w:val="22"/>
          <w:rtl w:val="0"/>
        </w:rPr>
        <w:t xml:space="preserve"> opened the module with vibe coding:</w:t>
      </w:r>
      <w:del w:author="Info Vivencia" w:id="9" w:date="2026-06-23T11:37:29Z">
        <w:r w:rsidDel="00000000" w:rsidR="00000000" w:rsidRPr="00000000">
          <w:rPr>
            <w:rFonts w:ascii="Calibri" w:cs="Calibri" w:eastAsia="Calibri" w:hAnsi="Calibri"/>
            <w:color w:val="000000"/>
            <w:sz w:val="22"/>
            <w:szCs w:val="22"/>
            <w:rtl w:val="0"/>
          </w:rPr>
          <w:delText xml:space="preserve"> the practice of</w:delText>
        </w:r>
      </w:del>
      <w:r w:rsidDel="00000000" w:rsidR="00000000" w:rsidRPr="00000000">
        <w:rPr>
          <w:rFonts w:ascii="Calibri" w:cs="Calibri" w:eastAsia="Calibri" w:hAnsi="Calibri"/>
          <w:color w:val="000000"/>
          <w:sz w:val="22"/>
          <w:szCs w:val="22"/>
          <w:rtl w:val="0"/>
        </w:rPr>
        <w:t xml:space="preserve"> building software by describing what you want in plain language and letting an AI </w:t>
      </w:r>
      <w:del w:author="Info Vivencia" w:id="10" w:date="2026-06-23T11:37:36Z">
        <w:r w:rsidDel="00000000" w:rsidR="00000000" w:rsidRPr="00000000">
          <w:rPr>
            <w:rFonts w:ascii="Calibri" w:cs="Calibri" w:eastAsia="Calibri" w:hAnsi="Calibri"/>
            <w:color w:val="000000"/>
            <w:sz w:val="22"/>
            <w:szCs w:val="22"/>
            <w:rtl w:val="0"/>
          </w:rPr>
          <w:delText xml:space="preserve">write the </w:delText>
        </w:r>
      </w:del>
      <w:r w:rsidDel="00000000" w:rsidR="00000000" w:rsidRPr="00000000">
        <w:rPr>
          <w:rFonts w:ascii="Calibri" w:cs="Calibri" w:eastAsia="Calibri" w:hAnsi="Calibri"/>
          <w:color w:val="000000"/>
          <w:sz w:val="22"/>
          <w:szCs w:val="22"/>
          <w:rtl w:val="0"/>
        </w:rPr>
        <w:t xml:space="preserve">code behind the scenes. You built a real website in Lovable, refined it by </w:t>
      </w:r>
      <w:ins w:author="Info Vivencia" w:id="11" w:date="2026-06-23T11:38:42Z">
        <w:r w:rsidDel="00000000" w:rsidR="00000000" w:rsidRPr="00000000">
          <w:rPr>
            <w:rtl w:val="0"/>
            <w:rPrChange w:author="Info Vivencia" w:id="12" w:date="2026-06-23T11:38:42Z">
              <w:rPr>
                <w:rFonts w:ascii="Calibri" w:cs="Calibri" w:eastAsia="Calibri" w:hAnsi="Calibri"/>
                <w:color w:val="000000"/>
                <w:sz w:val="22"/>
                <w:szCs w:val="22"/>
              </w:rPr>
            </w:rPrChange>
          </w:rPr>
          <w:t xml:space="preserve">communicating with</w:t>
        </w:r>
      </w:ins>
      <w:del w:author="Info Vivencia" w:id="11" w:date="2026-06-23T11:38:42Z">
        <w:r w:rsidDel="00000000" w:rsidR="00000000" w:rsidRPr="00000000">
          <w:rPr>
            <w:rtl w:val="0"/>
            <w:rPrChange w:author="Info Vivencia" w:id="12" w:date="2026-06-23T11:38:42Z">
              <w:rPr>
                <w:rFonts w:ascii="Calibri" w:cs="Calibri" w:eastAsia="Calibri" w:hAnsi="Calibri"/>
                <w:color w:val="000000"/>
                <w:sz w:val="22"/>
                <w:szCs w:val="22"/>
              </w:rPr>
            </w:rPrChange>
          </w:rPr>
          <w:delText xml:space="preserve">talking to</w:delText>
        </w:r>
      </w:del>
      <w:r w:rsidDel="00000000" w:rsidR="00000000" w:rsidRPr="00000000">
        <w:rPr>
          <w:rFonts w:ascii="Calibri" w:cs="Calibri" w:eastAsia="Calibri" w:hAnsi="Calibri"/>
          <w:color w:val="000000"/>
          <w:sz w:val="22"/>
          <w:szCs w:val="22"/>
          <w:rtl w:val="0"/>
        </w:rPr>
        <w:t xml:space="preserve"> it</w:t>
      </w:r>
      <w:ins w:author="Info Vivencia" w:id="13" w:date="2026-06-23T11:38:49Z">
        <w:r w:rsidDel="00000000" w:rsidR="00000000" w:rsidRPr="00000000">
          <w:rPr>
            <w:rFonts w:ascii="Calibri" w:cs="Calibri" w:eastAsia="Calibri" w:hAnsi="Calibri"/>
            <w:color w:val="000000"/>
            <w:sz w:val="22"/>
            <w:szCs w:val="22"/>
            <w:rtl w:val="0"/>
          </w:rPr>
          <w:t xml:space="preserve">, creating</w:t>
        </w:r>
      </w:ins>
      <w:r w:rsidDel="00000000" w:rsidR="00000000" w:rsidRPr="00000000">
        <w:rPr>
          <w:rFonts w:ascii="Calibri" w:cs="Calibri" w:eastAsia="Calibri" w:hAnsi="Calibri"/>
          <w:color w:val="000000"/>
          <w:sz w:val="22"/>
          <w:szCs w:val="22"/>
          <w:rtl w:val="0"/>
        </w:rPr>
        <w:t xml:space="preserve"> one change at a time, tested it</w:t>
      </w:r>
      <w:del w:author="Info Vivencia" w:id="14" w:date="2026-06-23T11:39:15Z">
        <w:r w:rsidDel="00000000" w:rsidR="00000000" w:rsidRPr="00000000">
          <w:rPr>
            <w:rFonts w:ascii="Calibri" w:cs="Calibri" w:eastAsia="Calibri" w:hAnsi="Calibri"/>
            <w:color w:val="000000"/>
            <w:sz w:val="22"/>
            <w:szCs w:val="22"/>
            <w:rtl w:val="0"/>
          </w:rPr>
          <w:delText xml:space="preserve"> by using it</w:delText>
        </w:r>
      </w:del>
      <w:r w:rsidDel="00000000" w:rsidR="00000000" w:rsidRPr="00000000">
        <w:rPr>
          <w:rFonts w:ascii="Calibri" w:cs="Calibri" w:eastAsia="Calibri" w:hAnsi="Calibri"/>
          <w:color w:val="000000"/>
          <w:sz w:val="22"/>
          <w:szCs w:val="22"/>
          <w:rtl w:val="0"/>
        </w:rPr>
        <w:t xml:space="preserve">, and got it live enough to share. All of that is the foundation for today, and this session assumes it. Where yesterday built something that presents information, today builds something that does work.</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color w:val="000000"/>
          <w:sz w:val="22"/>
          <w:szCs w:val="22"/>
          <w:rtl w:val="0"/>
        </w:rPr>
        <w:t xml:space="preserve">The scope of today stays bounded in the same way yesterday’s</w:t>
      </w:r>
      <w:ins w:author="Info Vivencia" w:id="15" w:date="2026-06-23T11:39:41Z">
        <w:r w:rsidDel="00000000" w:rsidR="00000000" w:rsidRPr="00000000">
          <w:rPr>
            <w:rFonts w:ascii="Calibri" w:cs="Calibri" w:eastAsia="Calibri" w:hAnsi="Calibri"/>
            <w:color w:val="000000"/>
            <w:sz w:val="22"/>
            <w:szCs w:val="22"/>
            <w:rtl w:val="0"/>
          </w:rPr>
          <w:t xml:space="preserve"> ses</w:t>
        </w:r>
        <w:r w:rsidDel="00000000" w:rsidR="00000000" w:rsidRPr="00000000">
          <w:rPr>
            <w:rtl w:val="0"/>
            <w:rPrChange w:author="Info Vivencia" w:id="16" w:date="2026-06-23T11:39:41Z">
              <w:rPr>
                <w:rFonts w:ascii="Calibri" w:cs="Calibri" w:eastAsia="Calibri" w:hAnsi="Calibri"/>
                <w:color w:val="000000"/>
                <w:sz w:val="22"/>
                <w:szCs w:val="22"/>
              </w:rPr>
            </w:rPrChange>
          </w:rPr>
          <w:t xml:space="preserve">sion</w:t>
        </w:r>
      </w:ins>
      <w:r w:rsidDel="00000000" w:rsidR="00000000" w:rsidRPr="00000000">
        <w:rPr>
          <w:rFonts w:ascii="Calibri" w:cs="Calibri" w:eastAsia="Calibri" w:hAnsi="Calibri"/>
          <w:color w:val="000000"/>
          <w:sz w:val="22"/>
          <w:szCs w:val="22"/>
          <w:rtl w:val="0"/>
        </w:rPr>
        <w:t xml:space="preserve"> was. You are not here to become a software engineer or to learn a programming language. You are here to understand what makes an app</w:t>
      </w:r>
      <w:ins w:author="Info Vivencia" w:id="17" w:date="2026-06-24T05:40:53Z">
        <w:r w:rsidDel="00000000" w:rsidR="00000000" w:rsidRPr="00000000">
          <w:rPr>
            <w:rFonts w:ascii="Calibri" w:cs="Calibri" w:eastAsia="Calibri" w:hAnsi="Calibri"/>
            <w:color w:val="000000"/>
            <w:sz w:val="22"/>
            <w:szCs w:val="22"/>
            <w:rtl w:val="0"/>
          </w:rPr>
          <w:t xml:space="preserve">,</w:t>
        </w:r>
      </w:ins>
      <w:r w:rsidDel="00000000" w:rsidR="00000000" w:rsidRPr="00000000">
        <w:rPr>
          <w:rFonts w:ascii="Calibri" w:cs="Calibri" w:eastAsia="Calibri" w:hAnsi="Calibri"/>
          <w:color w:val="000000"/>
          <w:sz w:val="22"/>
          <w:szCs w:val="22"/>
          <w:rtl w:val="0"/>
        </w:rPr>
        <w:t xml:space="preserve"> an app,</w:t>
      </w:r>
      <w:del w:author="Info Vivencia" w:id="18" w:date="2026-06-24T05:41:07Z">
        <w:r w:rsidDel="00000000" w:rsidR="00000000" w:rsidRPr="00000000">
          <w:rPr>
            <w:rFonts w:ascii="Calibri" w:cs="Calibri" w:eastAsia="Calibri" w:hAnsi="Calibri"/>
            <w:color w:val="000000"/>
            <w:sz w:val="22"/>
            <w:szCs w:val="22"/>
            <w:rtl w:val="0"/>
          </w:rPr>
          <w:delText xml:space="preserve"> and</w:delText>
        </w:r>
      </w:del>
      <w:r w:rsidDel="00000000" w:rsidR="00000000" w:rsidRPr="00000000">
        <w:rPr>
          <w:rFonts w:ascii="Calibri" w:cs="Calibri" w:eastAsia="Calibri" w:hAnsi="Calibri"/>
          <w:color w:val="000000"/>
          <w:sz w:val="22"/>
          <w:szCs w:val="22"/>
          <w:rtl w:val="0"/>
        </w:rPr>
        <w:t xml:space="preserve"> what it means for an app to be powered by AI, and to see that idea put into practice in three small builds. The deeper machinery — giving an app a proper memory, adding logins, deploying and scaling it so it runs reliably for many people — belongs to the days that follow in this module, and is noted as it comes up rather than taught today.</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Fonts w:ascii="Calibri" w:cs="Calibri" w:eastAsia="Calibri" w:hAnsi="Calibri"/>
          <w:rtl w:val="0"/>
        </w:rPr>
        <w:t xml:space="preserve">1.2  A website shows, an app works</w:t>
      </w:r>
      <w:r w:rsidDel="00000000" w:rsidR="00000000" w:rsidRPr="00000000">
        <w:rPr>
          <w:rtl w:val="0"/>
        </w:rPr>
      </w:r>
    </w:p>
    <w:p w:rsidR="00000000" w:rsidDel="00000000" w:rsidP="00000000" w:rsidRDefault="00000000" w:rsidRPr="00000000" w14:paraId="0000000C">
      <w:pPr>
        <w:spacing w:after="160" w:line="276" w:lineRule="auto"/>
        <w:rPr>
          <w:ins w:author="Info Vivencia" w:id="20" w:date="2026-06-24T05:47:49Z"/>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single idea that separates today from yesterday can be put in four words: a website shows,</w:t>
      </w:r>
      <w:ins w:author="Info Vivencia" w:id="19" w:date="2026-06-24T05:47:14Z">
        <w:r w:rsidDel="00000000" w:rsidR="00000000" w:rsidRPr="00000000">
          <w:rPr>
            <w:rFonts w:ascii="Calibri" w:cs="Calibri" w:eastAsia="Calibri" w:hAnsi="Calibri"/>
            <w:color w:val="000000"/>
            <w:sz w:val="22"/>
            <w:szCs w:val="22"/>
            <w:rtl w:val="0"/>
          </w:rPr>
          <w:t xml:space="preserve"> while</w:t>
        </w:r>
      </w:ins>
      <w:r w:rsidDel="00000000" w:rsidR="00000000" w:rsidRPr="00000000">
        <w:rPr>
          <w:rFonts w:ascii="Calibri" w:cs="Calibri" w:eastAsia="Calibri" w:hAnsi="Calibri"/>
          <w:color w:val="000000"/>
          <w:sz w:val="22"/>
          <w:szCs w:val="22"/>
          <w:rtl w:val="0"/>
        </w:rPr>
        <w:t xml:space="preserve"> an app works. </w:t>
      </w:r>
      <w:ins w:author="Info Vivencia" w:id="20" w:date="2026-06-24T05:47:49Z">
        <w:r w:rsidDel="00000000" w:rsidR="00000000" w:rsidRPr="00000000">
          <w:rPr>
            <w:rtl w:val="0"/>
          </w:rPr>
        </w:r>
      </w:ins>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color w:val="000000"/>
          <w:sz w:val="22"/>
          <w:szCs w:val="22"/>
          <w:rtl w:val="0"/>
        </w:rPr>
        <w:t xml:space="preserve">A website presents information that is fixed. Think of a restaurant’s page: it shows the menu, the timings, the address,</w:t>
      </w:r>
      <w:ins w:author="Info Vivencia" w:id="21" w:date="2026-06-24T05:47:57Z">
        <w:r w:rsidDel="00000000" w:rsidR="00000000" w:rsidRPr="00000000">
          <w:rPr>
            <w:rFonts w:ascii="Calibri" w:cs="Calibri" w:eastAsia="Calibri" w:hAnsi="Calibri"/>
            <w:color w:val="000000"/>
            <w:sz w:val="22"/>
            <w:szCs w:val="22"/>
            <w:rtl w:val="0"/>
          </w:rPr>
          <w:t xml:space="preserve"> and</w:t>
        </w:r>
      </w:ins>
      <w:r w:rsidDel="00000000" w:rsidR="00000000" w:rsidRPr="00000000">
        <w:rPr>
          <w:rFonts w:ascii="Calibri" w:cs="Calibri" w:eastAsia="Calibri" w:hAnsi="Calibri"/>
          <w:color w:val="000000"/>
          <w:sz w:val="22"/>
          <w:szCs w:val="22"/>
          <w:rtl w:val="0"/>
        </w:rPr>
        <w:t xml:space="preserve"> a few photographs. It is the same for everyone who opens it, and it does not change based on what any particular visitor does. Yesterday’s builds were mostly of this kind — the wedding page showed the schedule, the electrician’s page showed his services.</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Fonts w:ascii="Calibri" w:cs="Calibri" w:eastAsia="Calibri" w:hAnsi="Calibri"/>
          <w:color w:val="000000"/>
          <w:sz w:val="22"/>
          <w:szCs w:val="22"/>
          <w:rtl w:val="0"/>
        </w:rPr>
        <w:t xml:space="preserve">An app is different because </w:t>
      </w:r>
      <w:ins w:author="Info Vivencia" w:id="22" w:date="2026-06-24T05:49:48Z">
        <w:r w:rsidDel="00000000" w:rsidR="00000000" w:rsidRPr="00000000">
          <w:rPr>
            <w:rtl w:val="0"/>
            <w:rPrChange w:author="Info Vivencia" w:id="23" w:date="2026-06-24T05:49:48Z">
              <w:rPr>
                <w:rFonts w:ascii="Calibri" w:cs="Calibri" w:eastAsia="Calibri" w:hAnsi="Calibri"/>
                <w:color w:val="000000"/>
                <w:sz w:val="22"/>
                <w:szCs w:val="22"/>
              </w:rPr>
            </w:rPrChange>
          </w:rPr>
          <w:t xml:space="preserve">its response is based on your input</w:t>
        </w:r>
      </w:ins>
      <w:del w:author="Info Vivencia" w:id="22" w:date="2026-06-24T05:49:48Z">
        <w:r w:rsidDel="00000000" w:rsidR="00000000" w:rsidRPr="00000000">
          <w:rPr>
            <w:rtl w:val="0"/>
            <w:rPrChange w:author="Info Vivencia" w:id="23" w:date="2026-06-24T05:49:48Z">
              <w:rPr>
                <w:rFonts w:ascii="Calibri" w:cs="Calibri" w:eastAsia="Calibri" w:hAnsi="Calibri"/>
                <w:color w:val="000000"/>
                <w:sz w:val="22"/>
                <w:szCs w:val="22"/>
              </w:rPr>
            </w:rPrChange>
          </w:rPr>
          <w:delText xml:space="preserve">it does something with what you give it</w:delText>
        </w:r>
      </w:del>
      <w:r w:rsidDel="00000000" w:rsidR="00000000" w:rsidRPr="00000000">
        <w:rPr>
          <w:rFonts w:ascii="Calibri" w:cs="Calibri" w:eastAsia="Calibri" w:hAnsi="Calibri"/>
          <w:color w:val="000000"/>
          <w:sz w:val="22"/>
          <w:szCs w:val="22"/>
          <w:rtl w:val="0"/>
        </w:rPr>
        <w:t xml:space="preserve">. When you type an amount into a payments app and it moves money, when you enter a destination and a ride app finds you a driver, when you type a message and a translation app turns it into another language, the result you get back depends entirely on what you put in. The app takes your input, </w:t>
      </w:r>
      <w:ins w:author="Info Vivencia" w:id="24" w:date="2026-06-24T05:50:57Z">
        <w:r w:rsidDel="00000000" w:rsidR="00000000" w:rsidRPr="00000000">
          <w:rPr>
            <w:rtl w:val="0"/>
            <w:rPrChange w:author="Info Vivencia" w:id="25" w:date="2026-06-24T05:50:57Z">
              <w:rPr>
                <w:rFonts w:ascii="Calibri" w:cs="Calibri" w:eastAsia="Calibri" w:hAnsi="Calibri"/>
                <w:color w:val="000000"/>
                <w:sz w:val="22"/>
                <w:szCs w:val="22"/>
              </w:rPr>
            </w:rPrChange>
          </w:rPr>
          <w:t xml:space="preserve">works on it</w:t>
        </w:r>
      </w:ins>
      <w:del w:author="Info Vivencia" w:id="24" w:date="2026-06-24T05:50:57Z">
        <w:r w:rsidDel="00000000" w:rsidR="00000000" w:rsidRPr="00000000">
          <w:rPr>
            <w:rtl w:val="0"/>
            <w:rPrChange w:author="Info Vivencia" w:id="25" w:date="2026-06-24T05:50:57Z">
              <w:rPr>
                <w:rFonts w:ascii="Calibri" w:cs="Calibri" w:eastAsia="Calibri" w:hAnsi="Calibri"/>
                <w:color w:val="000000"/>
                <w:sz w:val="22"/>
                <w:szCs w:val="22"/>
              </w:rPr>
            </w:rPrChange>
          </w:rPr>
          <w:delText xml:space="preserve">does some work on it</w:delText>
        </w:r>
      </w:del>
      <w:r w:rsidDel="00000000" w:rsidR="00000000" w:rsidRPr="00000000">
        <w:rPr>
          <w:rFonts w:ascii="Calibri" w:cs="Calibri" w:eastAsia="Calibri" w:hAnsi="Calibri"/>
          <w:color w:val="000000"/>
          <w:sz w:val="22"/>
          <w:szCs w:val="22"/>
          <w:rtl w:val="0"/>
        </w:rPr>
        <w:t xml:space="preserve">, and hands you back a result that is </w:t>
      </w:r>
      <w:ins w:author="Info Vivencia" w:id="26" w:date="2026-06-24T05:51:07Z">
        <w:r w:rsidDel="00000000" w:rsidR="00000000" w:rsidRPr="00000000">
          <w:rPr>
            <w:rtl w:val="0"/>
            <w:rPrChange w:author="Info Vivencia" w:id="27" w:date="2026-06-24T05:51:07Z">
              <w:rPr>
                <w:rFonts w:ascii="Calibri" w:cs="Calibri" w:eastAsia="Calibri" w:hAnsi="Calibri"/>
                <w:color w:val="000000"/>
                <w:sz w:val="22"/>
                <w:szCs w:val="22"/>
              </w:rPr>
            </w:rPrChange>
          </w:rPr>
          <w:t xml:space="preserve">tailored to your inputs</w:t>
        </w:r>
      </w:ins>
      <w:del w:author="Info Vivencia" w:id="26" w:date="2026-06-24T05:51:07Z">
        <w:r w:rsidDel="00000000" w:rsidR="00000000" w:rsidRPr="00000000">
          <w:rPr>
            <w:rtl w:val="0"/>
            <w:rPrChange w:author="Info Vivencia" w:id="27" w:date="2026-06-24T05:51:07Z">
              <w:rPr>
                <w:rFonts w:ascii="Calibri" w:cs="Calibri" w:eastAsia="Calibri" w:hAnsi="Calibri"/>
                <w:color w:val="000000"/>
                <w:sz w:val="22"/>
                <w:szCs w:val="22"/>
              </w:rPr>
            </w:rPrChange>
          </w:rPr>
          <w:delText xml:space="preserve">specific to you</w:delText>
        </w:r>
      </w:del>
      <w:r w:rsidDel="00000000" w:rsidR="00000000" w:rsidRPr="00000000">
        <w:rPr>
          <w:rFonts w:ascii="Calibri" w:cs="Calibri" w:eastAsia="Calibri" w:hAnsi="Calibri"/>
          <w:color w:val="000000"/>
          <w:sz w:val="22"/>
          <w:szCs w:val="22"/>
          <w:rtl w:val="0"/>
        </w:rPr>
        <w:t xml:space="preserve">. That middle step — the </w:t>
      </w:r>
      <w:ins w:author="Info Vivencia" w:id="28" w:date="2026-06-24T05:51:27Z">
        <w:r w:rsidDel="00000000" w:rsidR="00000000" w:rsidRPr="00000000">
          <w:rPr>
            <w:rtl w:val="0"/>
            <w:rPrChange w:author="Info Vivencia" w:id="29" w:date="2026-06-24T05:51:27Z">
              <w:rPr>
                <w:rFonts w:ascii="Calibri" w:cs="Calibri" w:eastAsia="Calibri" w:hAnsi="Calibri"/>
                <w:color w:val="000000"/>
                <w:sz w:val="22"/>
                <w:szCs w:val="22"/>
              </w:rPr>
            </w:rPrChange>
          </w:rPr>
          <w:t xml:space="preserve">responses</w:t>
        </w:r>
      </w:ins>
      <w:del w:author="Info Vivencia" w:id="28" w:date="2026-06-24T05:51:27Z">
        <w:r w:rsidDel="00000000" w:rsidR="00000000" w:rsidRPr="00000000">
          <w:rPr>
            <w:rtl w:val="0"/>
            <w:rPrChange w:author="Info Vivencia" w:id="29" w:date="2026-06-24T05:51:27Z">
              <w:rPr>
                <w:rFonts w:ascii="Calibri" w:cs="Calibri" w:eastAsia="Calibri" w:hAnsi="Calibri"/>
                <w:color w:val="000000"/>
                <w:sz w:val="22"/>
                <w:szCs w:val="22"/>
              </w:rPr>
            </w:rPrChange>
          </w:rPr>
          <w:delText xml:space="preserve">doing</w:delText>
        </w:r>
      </w:del>
      <w:r w:rsidDel="00000000" w:rsidR="00000000" w:rsidRPr="00000000">
        <w:rPr>
          <w:rFonts w:ascii="Calibri" w:cs="Calibri" w:eastAsia="Calibri" w:hAnsi="Calibri"/>
          <w:color w:val="000000"/>
          <w:sz w:val="22"/>
          <w:szCs w:val="22"/>
          <w:rtl w:val="0"/>
        </w:rPr>
        <w:t xml:space="preserve"> — </w:t>
      </w:r>
      <w:ins w:author="Info Vivencia" w:id="30" w:date="2026-06-24T05:51:49Z">
        <w:r w:rsidDel="00000000" w:rsidR="00000000" w:rsidRPr="00000000">
          <w:rPr>
            <w:rtl w:val="0"/>
            <w:rPrChange w:author="Info Vivencia" w:id="31" w:date="2026-06-24T05:51:49Z">
              <w:rPr>
                <w:rFonts w:ascii="Calibri" w:cs="Calibri" w:eastAsia="Calibri" w:hAnsi="Calibri"/>
                <w:color w:val="000000"/>
                <w:sz w:val="22"/>
                <w:szCs w:val="22"/>
              </w:rPr>
            </w:rPrChange>
          </w:rPr>
          <w:t xml:space="preserve">are</w:t>
        </w:r>
      </w:ins>
      <w:del w:author="Info Vivencia" w:id="30" w:date="2026-06-24T05:51:49Z">
        <w:r w:rsidDel="00000000" w:rsidR="00000000" w:rsidRPr="00000000">
          <w:rPr>
            <w:rtl w:val="0"/>
            <w:rPrChange w:author="Info Vivencia" w:id="31" w:date="2026-06-24T05:51:49Z">
              <w:rPr>
                <w:rFonts w:ascii="Calibri" w:cs="Calibri" w:eastAsia="Calibri" w:hAnsi="Calibri"/>
                <w:color w:val="000000"/>
                <w:sz w:val="22"/>
                <w:szCs w:val="22"/>
              </w:rPr>
            </w:rPrChange>
          </w:rPr>
          <w:delText xml:space="preserve">is</w:delText>
        </w:r>
      </w:del>
      <w:r w:rsidDel="00000000" w:rsidR="00000000" w:rsidRPr="00000000">
        <w:rPr>
          <w:rFonts w:ascii="Calibri" w:cs="Calibri" w:eastAsia="Calibri" w:hAnsi="Calibri"/>
          <w:color w:val="000000"/>
          <w:sz w:val="22"/>
          <w:szCs w:val="22"/>
          <w:rtl w:val="0"/>
        </w:rPr>
        <w:t xml:space="preserve"> what makes it an app rather than a page, and today that middle step is the whole point of what you build.</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rFonts w:ascii="Calibri" w:cs="Calibri" w:eastAsia="Calibri" w:hAnsi="Calibri"/>
          <w:color w:val="000000"/>
          <w:sz w:val="22"/>
          <w:szCs w:val="22"/>
          <w:rtl w:val="0"/>
        </w:rPr>
        <w:t xml:space="preserve">Yesterday you met the edge of this already. The RSVP form on the wedding page and the sign-up box on the waitlist page each took </w:t>
      </w:r>
      <w:ins w:author="Info Vivencia" w:id="32" w:date="2026-06-24T05:53:53Z">
        <w:r w:rsidDel="00000000" w:rsidR="00000000" w:rsidRPr="00000000">
          <w:rPr>
            <w:rtl w:val="0"/>
            <w:rPrChange w:author="Info Vivencia" w:id="33" w:date="2026-06-24T05:53:53Z">
              <w:rPr>
                <w:rFonts w:ascii="Calibri" w:cs="Calibri" w:eastAsia="Calibri" w:hAnsi="Calibri"/>
                <w:color w:val="000000"/>
                <w:sz w:val="22"/>
                <w:szCs w:val="22"/>
              </w:rPr>
            </w:rPrChange>
          </w:rPr>
          <w:t xml:space="preserve">inputs from its’ visitors</w:t>
        </w:r>
      </w:ins>
      <w:del w:author="Info Vivencia" w:id="32" w:date="2026-06-24T05:53:53Z">
        <w:r w:rsidDel="00000000" w:rsidR="00000000" w:rsidRPr="00000000">
          <w:rPr>
            <w:rtl w:val="0"/>
            <w:rPrChange w:author="Info Vivencia" w:id="33" w:date="2026-06-24T05:53:53Z">
              <w:rPr>
                <w:rFonts w:ascii="Calibri" w:cs="Calibri" w:eastAsia="Calibri" w:hAnsi="Calibri"/>
                <w:color w:val="000000"/>
                <w:sz w:val="22"/>
                <w:szCs w:val="22"/>
              </w:rPr>
            </w:rPrChange>
          </w:rPr>
          <w:delText xml:space="preserve">something from a visitor</w:delText>
        </w:r>
      </w:del>
      <w:r w:rsidDel="00000000" w:rsidR="00000000" w:rsidRPr="00000000">
        <w:rPr>
          <w:rFonts w:ascii="Calibri" w:cs="Calibri" w:eastAsia="Calibri" w:hAnsi="Calibri"/>
          <w:color w:val="000000"/>
          <w:sz w:val="22"/>
          <w:szCs w:val="22"/>
          <w:rtl w:val="0"/>
        </w:rPr>
        <w:t xml:space="preserve">. But they only collected and stored it; they did not do anything with it. Today the apps you build will take what the user gives them and act on it, producing something new in return. </w:t>
      </w:r>
      <w:del w:author="Info Vivencia" w:id="34" w:date="2026-06-24T05:55:05Z">
        <w:r w:rsidDel="00000000" w:rsidR="00000000" w:rsidRPr="00000000">
          <w:rPr>
            <w:rFonts w:ascii="Calibri" w:cs="Calibri" w:eastAsia="Calibri" w:hAnsi="Calibri"/>
            <w:color w:val="000000"/>
            <w:sz w:val="22"/>
            <w:szCs w:val="22"/>
            <w:rtl w:val="0"/>
          </w:rPr>
          <w:delText xml:space="preserve">The form was the doorway to this; today you walk through it.</w:delText>
        </w:r>
      </w:del>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Fonts w:ascii="Calibri" w:cs="Calibri" w:eastAsia="Calibri" w:hAnsi="Calibri"/>
          <w:rtl w:val="0"/>
        </w:rPr>
        <w:t xml:space="preserve">2.  What Makes an App “AI-Powered”  (16 min)</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Calibri" w:cs="Calibri" w:eastAsia="Calibri" w:hAnsi="Calibri"/>
          <w:rtl w:val="0"/>
        </w:rPr>
        <w:t xml:space="preserve">2.1  Two layers of AI</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Fonts w:ascii="Calibri" w:cs="Calibri" w:eastAsia="Calibri" w:hAnsi="Calibri"/>
          <w:color w:val="000000"/>
          <w:sz w:val="22"/>
          <w:szCs w:val="22"/>
          <w:rtl w:val="0"/>
        </w:rPr>
        <w:t xml:space="preserve">There are two quite different things in this module that both get called AI, and keeping them apart is the key to today. The first is AI as your builder</w:t>
      </w:r>
      <w:ins w:author="Info Vivencia" w:id="35" w:date="2026-06-24T05:56:41Z">
        <w:r w:rsidDel="00000000" w:rsidR="00000000" w:rsidRPr="00000000">
          <w:rPr>
            <w:rtl w:val="0"/>
            <w:rPrChange w:author="Info Vivencia" w:id="36" w:date="2026-06-24T05:56:41Z">
              <w:rPr>
                <w:rFonts w:ascii="Calibri" w:cs="Calibri" w:eastAsia="Calibri" w:hAnsi="Calibri"/>
                <w:color w:val="000000"/>
                <w:sz w:val="22"/>
                <w:szCs w:val="22"/>
              </w:rPr>
            </w:rPrChange>
          </w:rPr>
          <w:t xml:space="preserve"> —</w:t>
        </w:r>
      </w:ins>
      <w:del w:author="Info Vivencia" w:id="35" w:date="2026-06-24T05:56:41Z">
        <w:r w:rsidDel="00000000" w:rsidR="00000000" w:rsidRPr="00000000">
          <w:rPr>
            <w:rtl w:val="0"/>
            <w:rPrChange w:author="Info Vivencia" w:id="36" w:date="2026-06-24T05:56:41Z">
              <w:rPr>
                <w:rFonts w:ascii="Calibri" w:cs="Calibri" w:eastAsia="Calibri" w:hAnsi="Calibri"/>
                <w:color w:val="000000"/>
                <w:sz w:val="22"/>
                <w:szCs w:val="22"/>
              </w:rPr>
            </w:rPrChange>
          </w:rPr>
          <w:delText xml:space="preserve">. That is</w:delText>
        </w:r>
      </w:del>
      <w:r w:rsidDel="00000000" w:rsidR="00000000" w:rsidRPr="00000000">
        <w:rPr>
          <w:rFonts w:ascii="Calibri" w:cs="Calibri" w:eastAsia="Calibri" w:hAnsi="Calibri"/>
          <w:color w:val="000000"/>
          <w:sz w:val="22"/>
          <w:szCs w:val="22"/>
          <w:rtl w:val="0"/>
        </w:rPr>
        <w:t xml:space="preserve"> </w:t>
      </w:r>
      <w:ins w:author="Info Vivencia" w:id="37" w:date="2026-06-24T05:56:51Z">
        <w:r w:rsidDel="00000000" w:rsidR="00000000" w:rsidRPr="00000000">
          <w:rPr>
            <w:rtl w:val="0"/>
            <w:rPrChange w:author="Info Vivencia" w:id="38" w:date="2026-06-24T05:56:51Z">
              <w:rPr>
                <w:rFonts w:ascii="Calibri" w:cs="Calibri" w:eastAsia="Calibri" w:hAnsi="Calibri"/>
                <w:color w:val="000000"/>
                <w:sz w:val="22"/>
                <w:szCs w:val="22"/>
              </w:rPr>
            </w:rPrChange>
          </w:rPr>
          <w:t xml:space="preserve">which</w:t>
        </w:r>
      </w:ins>
      <w:del w:author="Info Vivencia" w:id="37" w:date="2026-06-24T05:56:51Z">
        <w:r w:rsidDel="00000000" w:rsidR="00000000" w:rsidRPr="00000000">
          <w:rPr>
            <w:rtl w:val="0"/>
            <w:rPrChange w:author="Info Vivencia" w:id="38" w:date="2026-06-24T05:56:51Z">
              <w:rPr>
                <w:rFonts w:ascii="Calibri" w:cs="Calibri" w:eastAsia="Calibri" w:hAnsi="Calibri"/>
                <w:color w:val="000000"/>
                <w:sz w:val="22"/>
                <w:szCs w:val="22"/>
              </w:rPr>
            </w:rPrChange>
          </w:rPr>
          <w:delText xml:space="preserve">what</w:delText>
        </w:r>
      </w:del>
      <w:r w:rsidDel="00000000" w:rsidR="00000000" w:rsidRPr="00000000">
        <w:rPr>
          <w:rFonts w:ascii="Calibri" w:cs="Calibri" w:eastAsia="Calibri" w:hAnsi="Calibri"/>
          <w:color w:val="000000"/>
          <w:sz w:val="22"/>
          <w:szCs w:val="22"/>
          <w:rtl w:val="0"/>
        </w:rPr>
        <w:t xml:space="preserve"> you used yesterday: you described a website, and an AI wrote the code that made it. The AI was the tool that helped you build the product. The second is AI as the engine inside the finished product — the AI that does the app’s work for whoever uses it once it is built. Today both are present at once. You use AI to build the app, and the app you build uses AI to do its job.</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color w:val="000000"/>
          <w:sz w:val="22"/>
          <w:szCs w:val="22"/>
          <w:rtl w:val="0"/>
        </w:rPr>
        <w:t xml:space="preserve">To see what the second layer means, compare two apps that look similar on the surface. A calculator app adds two numbers and gives you the answer. It does real work, but the work follows fixed rules a programmer wrote out in advance: add these, show the result. Every step is known ahead of time, because addition is a fixed, predictable thing. Now consider an app that takes an angry customer message and turns it into a calm, polite reply. No programmer </w:t>
      </w:r>
      <w:ins w:author="Info Vivencia" w:id="39" w:date="2026-06-24T06:01:19Z">
        <w:r w:rsidDel="00000000" w:rsidR="00000000" w:rsidRPr="00000000">
          <w:rPr>
            <w:rtl w:val="0"/>
            <w:rPrChange w:author="Info Vivencia" w:id="40" w:date="2026-06-24T06:01:19Z">
              <w:rPr>
                <w:rFonts w:ascii="Calibri" w:cs="Calibri" w:eastAsia="Calibri" w:hAnsi="Calibri"/>
                <w:color w:val="000000"/>
                <w:sz w:val="22"/>
                <w:szCs w:val="22"/>
              </w:rPr>
            </w:rPrChange>
          </w:rPr>
          <w:t xml:space="preserve">would be able to</w:t>
        </w:r>
      </w:ins>
      <w:del w:author="Info Vivencia" w:id="39" w:date="2026-06-24T06:01:19Z">
        <w:r w:rsidDel="00000000" w:rsidR="00000000" w:rsidRPr="00000000">
          <w:rPr>
            <w:rtl w:val="0"/>
            <w:rPrChange w:author="Info Vivencia" w:id="40" w:date="2026-06-24T06:01:19Z">
              <w:rPr>
                <w:rFonts w:ascii="Calibri" w:cs="Calibri" w:eastAsia="Calibri" w:hAnsi="Calibri"/>
                <w:color w:val="000000"/>
                <w:sz w:val="22"/>
                <w:szCs w:val="22"/>
              </w:rPr>
            </w:rPrChange>
          </w:rPr>
          <w:delText xml:space="preserve">could ever</w:delText>
        </w:r>
      </w:del>
      <w:r w:rsidDel="00000000" w:rsidR="00000000" w:rsidRPr="00000000">
        <w:rPr>
          <w:rFonts w:ascii="Calibri" w:cs="Calibri" w:eastAsia="Calibri" w:hAnsi="Calibri"/>
          <w:color w:val="000000"/>
          <w:sz w:val="22"/>
          <w:szCs w:val="22"/>
          <w:rtl w:val="0"/>
        </w:rPr>
        <w:t xml:space="preserve"> write fixed rules for that</w:t>
      </w:r>
      <w:ins w:author="Info Vivencia" w:id="41" w:date="2026-06-24T06:01:27Z">
        <w:r w:rsidDel="00000000" w:rsidR="00000000" w:rsidRPr="00000000">
          <w:rPr>
            <w:rtl w:val="0"/>
            <w:rPrChange w:author="Info Vivencia" w:id="42" w:date="2026-06-24T06:01:27Z">
              <w:rPr>
                <w:rFonts w:ascii="Calibri" w:cs="Calibri" w:eastAsia="Calibri" w:hAnsi="Calibri"/>
                <w:color w:val="000000"/>
                <w:sz w:val="22"/>
                <w:szCs w:val="22"/>
              </w:rPr>
            </w:rPrChange>
          </w:rPr>
          <w:t xml:space="preserve"> —</w:t>
        </w:r>
      </w:ins>
      <w:del w:author="Info Vivencia" w:id="41" w:date="2026-06-24T06:01:27Z">
        <w:r w:rsidDel="00000000" w:rsidR="00000000" w:rsidRPr="00000000">
          <w:rPr>
            <w:rtl w:val="0"/>
            <w:rPrChange w:author="Info Vivencia" w:id="42" w:date="2026-06-24T06:01:27Z">
              <w:rPr>
                <w:rFonts w:ascii="Calibri" w:cs="Calibri" w:eastAsia="Calibri" w:hAnsi="Calibri"/>
                <w:color w:val="000000"/>
                <w:sz w:val="22"/>
                <w:szCs w:val="22"/>
              </w:rPr>
            </w:rPrChange>
          </w:rPr>
          <w:delText xml:space="preserve">, because</w:delText>
        </w:r>
      </w:del>
      <w:r w:rsidDel="00000000" w:rsidR="00000000" w:rsidRPr="00000000">
        <w:rPr>
          <w:rFonts w:ascii="Calibri" w:cs="Calibri" w:eastAsia="Calibri" w:hAnsi="Calibri"/>
          <w:color w:val="000000"/>
          <w:sz w:val="22"/>
          <w:szCs w:val="22"/>
          <w:rtl w:val="0"/>
        </w:rPr>
        <w:t xml:space="preserve"> there is an endless variety of messages a customer might send, and no list of rules could anticipate them all. Handling open-ended, messy, human input like that is exactly what an AI model can do and fixed rules cannot.</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Fonts w:ascii="Calibri" w:cs="Calibri" w:eastAsia="Calibri" w:hAnsi="Calibri"/>
          <w:color w:val="000000"/>
          <w:sz w:val="22"/>
          <w:szCs w:val="22"/>
          <w:rtl w:val="0"/>
        </w:rPr>
        <w:t xml:space="preserve">That is what AI-powered means. An app is AI-powered when the work at its heart — the part that responds to whatever the user puts in — is performed by an AI model rather than by rules written out in advance. It is what lets an app handle a sentence, a rough request, or a description, instead of only the neat, predictable input that fixed rules require. Almost everything you build from today on rests on this: a simple interface in front, and an AI model doing the real work behind it.</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Fonts w:ascii="Calibri" w:cs="Calibri" w:eastAsia="Calibri" w:hAnsi="Calibri"/>
          <w:rtl w:val="0"/>
        </w:rPr>
        <w:t xml:space="preserve">2.2  How an AI app actually works</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color w:val="000000"/>
          <w:sz w:val="22"/>
          <w:szCs w:val="22"/>
          <w:rtl w:val="0"/>
        </w:rPr>
        <w:t xml:space="preserve">It is worth being clear about what happens, in plain terms, when someone uses an AI app, because once you can picture it the whole of app-building makes sense. Four things happen in quick succession. First, the person gives the app some input</w:t>
      </w:r>
      <w:ins w:author="Info Vivencia" w:id="43" w:date="2026-06-24T06:06:33Z">
        <w:r w:rsidDel="00000000" w:rsidR="00000000" w:rsidRPr="00000000">
          <w:rPr>
            <w:rtl w:val="0"/>
            <w:rPrChange w:author="Info Vivencia" w:id="44" w:date="2026-06-24T06:06:33Z">
              <w:rPr>
                <w:rFonts w:ascii="Calibri" w:cs="Calibri" w:eastAsia="Calibri" w:hAnsi="Calibri"/>
                <w:color w:val="000000"/>
                <w:sz w:val="22"/>
                <w:szCs w:val="22"/>
              </w:rPr>
            </w:rPrChange>
          </w:rPr>
          <w:t xml:space="preserve">. They</w:t>
        </w:r>
      </w:ins>
      <w:del w:author="Info Vivencia" w:id="43" w:date="2026-06-24T06:06:33Z">
        <w:r w:rsidDel="00000000" w:rsidR="00000000" w:rsidRPr="00000000">
          <w:rPr>
            <w:rtl w:val="0"/>
            <w:rPrChange w:author="Info Vivencia" w:id="44" w:date="2026-06-24T06:06:33Z">
              <w:rPr>
                <w:rFonts w:ascii="Calibri" w:cs="Calibri" w:eastAsia="Calibri" w:hAnsi="Calibri"/>
                <w:color w:val="000000"/>
                <w:sz w:val="22"/>
                <w:szCs w:val="22"/>
              </w:rPr>
            </w:rPrChange>
          </w:rPr>
          <w:delText xml:space="preserve">: they</w:delText>
        </w:r>
      </w:del>
      <w:r w:rsidDel="00000000" w:rsidR="00000000" w:rsidRPr="00000000">
        <w:rPr>
          <w:rFonts w:ascii="Calibri" w:cs="Calibri" w:eastAsia="Calibri" w:hAnsi="Calibri"/>
          <w:color w:val="000000"/>
          <w:sz w:val="22"/>
          <w:szCs w:val="22"/>
          <w:rtl w:val="0"/>
        </w:rPr>
        <w:t xml:space="preserve"> type a message, a topic, or a few details into a box. Second, the app takes that input and quietly attaches to it a built-in instruction</w:t>
      </w:r>
      <w:ins w:author="Info Vivencia" w:id="45" w:date="2026-06-24T06:07:21Z">
        <w:r w:rsidDel="00000000" w:rsidR="00000000" w:rsidRPr="00000000">
          <w:rPr>
            <w:rtl w:val="0"/>
            <w:rPrChange w:author="Info Vivencia" w:id="46" w:date="2026-06-24T06:07:21Z">
              <w:rPr>
                <w:rFonts w:ascii="Calibri" w:cs="Calibri" w:eastAsia="Calibri" w:hAnsi="Calibri"/>
                <w:color w:val="000000"/>
                <w:sz w:val="22"/>
                <w:szCs w:val="22"/>
              </w:rPr>
            </w:rPrChange>
          </w:rPr>
          <w:t xml:space="preserve">:</w:t>
        </w:r>
      </w:ins>
      <w:del w:author="Info Vivencia" w:id="45" w:date="2026-06-24T06:07:21Z">
        <w:r w:rsidDel="00000000" w:rsidR="00000000" w:rsidRPr="00000000">
          <w:rPr>
            <w:rtl w:val="0"/>
            <w:rPrChange w:author="Info Vivencia" w:id="46" w:date="2026-06-24T06:07:21Z">
              <w:rPr>
                <w:rFonts w:ascii="Calibri" w:cs="Calibri" w:eastAsia="Calibri" w:hAnsi="Calibri"/>
                <w:color w:val="000000"/>
                <w:sz w:val="22"/>
                <w:szCs w:val="22"/>
              </w:rPr>
            </w:rPrChange>
          </w:rPr>
          <w:delText xml:space="preserve"> —</w:delText>
        </w:r>
      </w:del>
      <w:r w:rsidDel="00000000" w:rsidR="00000000" w:rsidRPr="00000000">
        <w:rPr>
          <w:rFonts w:ascii="Calibri" w:cs="Calibri" w:eastAsia="Calibri" w:hAnsi="Calibri"/>
          <w:color w:val="000000"/>
          <w:sz w:val="22"/>
          <w:szCs w:val="22"/>
          <w:rtl w:val="0"/>
        </w:rPr>
        <w:t xml:space="preserve"> a standing instruction, written once by the person who built the app, that tells the AI what to do with whatever the user typed. Third, the app sends both the user’s input and that instruction to an AI model — the same kind of large language model that sits behind ChatGPT, Claude, and Gemini, </w:t>
      </w:r>
      <w:ins w:author="Info Vivencia" w:id="47" w:date="2026-06-24T06:08:38Z">
        <w:r w:rsidDel="00000000" w:rsidR="00000000" w:rsidRPr="00000000">
          <w:rPr>
            <w:rtl w:val="0"/>
            <w:rPrChange w:author="Info Vivencia" w:id="48" w:date="2026-06-24T06:08:38Z">
              <w:rPr>
                <w:rFonts w:ascii="Calibri" w:cs="Calibri" w:eastAsia="Calibri" w:hAnsi="Calibri"/>
                <w:color w:val="000000"/>
                <w:sz w:val="22"/>
                <w:szCs w:val="22"/>
              </w:rPr>
            </w:rPrChange>
          </w:rPr>
          <w:t xml:space="preserve">that</w:t>
        </w:r>
      </w:ins>
      <w:del w:author="Info Vivencia" w:id="47" w:date="2026-06-24T06:08:38Z">
        <w:r w:rsidDel="00000000" w:rsidR="00000000" w:rsidRPr="00000000">
          <w:rPr>
            <w:rtl w:val="0"/>
            <w:rPrChange w:author="Info Vivencia" w:id="48" w:date="2026-06-24T06:08:38Z">
              <w:rPr>
                <w:rFonts w:ascii="Calibri" w:cs="Calibri" w:eastAsia="Calibri" w:hAnsi="Calibri"/>
                <w:color w:val="000000"/>
                <w:sz w:val="22"/>
                <w:szCs w:val="22"/>
              </w:rPr>
            </w:rPrChange>
          </w:rPr>
          <w:delText xml:space="preserve">which</w:delText>
        </w:r>
      </w:del>
      <w:r w:rsidDel="00000000" w:rsidR="00000000" w:rsidRPr="00000000">
        <w:rPr>
          <w:rFonts w:ascii="Calibri" w:cs="Calibri" w:eastAsia="Calibri" w:hAnsi="Calibri"/>
          <w:color w:val="000000"/>
          <w:sz w:val="22"/>
          <w:szCs w:val="22"/>
          <w:rtl w:val="0"/>
        </w:rPr>
        <w:t xml:space="preserve"> you met on Day 1. Fourth, the model produces a result, and the app shows it to the user.</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Calibri" w:cs="Calibri" w:eastAsia="Calibri" w:hAnsi="Calibri"/>
          <w:color w:val="000000"/>
          <w:sz w:val="22"/>
          <w:szCs w:val="22"/>
          <w:rtl w:val="0"/>
        </w:rPr>
        <w:t xml:space="preserve">The important thing to notice is what the user does and </w:t>
      </w:r>
      <w:ins w:author="Info Vivencia" w:id="49" w:date="2026-06-24T06:09:24Z">
        <w:r w:rsidDel="00000000" w:rsidR="00000000" w:rsidRPr="00000000">
          <w:rPr>
            <w:rtl w:val="0"/>
            <w:rPrChange w:author="Info Vivencia" w:id="50" w:date="2026-06-24T06:09:24Z">
              <w:rPr>
                <w:rFonts w:ascii="Calibri" w:cs="Calibri" w:eastAsia="Calibri" w:hAnsi="Calibri"/>
                <w:color w:val="000000"/>
                <w:sz w:val="22"/>
                <w:szCs w:val="22"/>
              </w:rPr>
            </w:rPrChange>
          </w:rPr>
          <w:t xml:space="preserve">doesn’t</w:t>
        </w:r>
      </w:ins>
      <w:del w:author="Info Vivencia" w:id="49" w:date="2026-06-24T06:09:24Z">
        <w:r w:rsidDel="00000000" w:rsidR="00000000" w:rsidRPr="00000000">
          <w:rPr>
            <w:rtl w:val="0"/>
            <w:rPrChange w:author="Info Vivencia" w:id="50" w:date="2026-06-24T06:09:24Z">
              <w:rPr>
                <w:rFonts w:ascii="Calibri" w:cs="Calibri" w:eastAsia="Calibri" w:hAnsi="Calibri"/>
                <w:color w:val="000000"/>
                <w:sz w:val="22"/>
                <w:szCs w:val="22"/>
              </w:rPr>
            </w:rPrChange>
          </w:rPr>
          <w:delText xml:space="preserve">does not</w:delText>
        </w:r>
      </w:del>
      <w:r w:rsidDel="00000000" w:rsidR="00000000" w:rsidRPr="00000000">
        <w:rPr>
          <w:rFonts w:ascii="Calibri" w:cs="Calibri" w:eastAsia="Calibri" w:hAnsi="Calibri"/>
          <w:color w:val="000000"/>
          <w:sz w:val="22"/>
          <w:szCs w:val="22"/>
          <w:rtl w:val="0"/>
        </w:rPr>
        <w:t xml:space="preserve"> see. The user sees a simple box to type into and a result that comes back. They never see the built-in instruction, and they never deal with the AI model directly. All of that is hidden behind the app, exactly as the code was hidden behind yesterday’s website. The person using a shop’s reply assistant just pastes a message and reads the reply</w:t>
      </w:r>
      <w:ins w:author="Info Vivencia" w:id="51" w:date="2026-06-24T06:10:04Z">
        <w:r w:rsidDel="00000000" w:rsidR="00000000" w:rsidRPr="00000000">
          <w:rPr>
            <w:rtl w:val="0"/>
            <w:rPrChange w:author="Info Vivencia" w:id="52" w:date="2026-06-24T06:10:04Z">
              <w:rPr>
                <w:rFonts w:ascii="Calibri" w:cs="Calibri" w:eastAsia="Calibri" w:hAnsi="Calibri"/>
                <w:color w:val="000000"/>
                <w:sz w:val="22"/>
                <w:szCs w:val="22"/>
              </w:rPr>
            </w:rPrChange>
          </w:rPr>
          <w:t xml:space="preserve"> —</w:t>
        </w:r>
      </w:ins>
      <w:del w:author="Info Vivencia" w:id="51" w:date="2026-06-24T06:10:04Z">
        <w:r w:rsidDel="00000000" w:rsidR="00000000" w:rsidRPr="00000000">
          <w:rPr>
            <w:rFonts w:ascii="Calibri" w:cs="Calibri" w:eastAsia="Calibri" w:hAnsi="Calibri"/>
            <w:color w:val="000000"/>
            <w:sz w:val="22"/>
            <w:szCs w:val="22"/>
            <w:rtl w:val="0"/>
          </w:rPr>
          <w:delText xml:space="preserve">;</w:delText>
        </w:r>
      </w:del>
      <w:r w:rsidDel="00000000" w:rsidR="00000000" w:rsidRPr="00000000">
        <w:rPr>
          <w:rFonts w:ascii="Calibri" w:cs="Calibri" w:eastAsia="Calibri" w:hAnsi="Calibri"/>
          <w:color w:val="000000"/>
          <w:sz w:val="22"/>
          <w:szCs w:val="22"/>
          <w:rtl w:val="0"/>
        </w:rPr>
        <w:t xml:space="preserve"> the </w:t>
      </w:r>
      <w:ins w:author="Info Vivencia" w:id="53" w:date="2026-06-24T06:10:16Z">
        <w:r w:rsidDel="00000000" w:rsidR="00000000" w:rsidRPr="00000000">
          <w:rPr>
            <w:rtl w:val="0"/>
            <w:rPrChange w:author="Info Vivencia" w:id="54" w:date="2026-06-24T06:10:16Z">
              <w:rPr>
                <w:rFonts w:ascii="Calibri" w:cs="Calibri" w:eastAsia="Calibri" w:hAnsi="Calibri"/>
                <w:color w:val="000000"/>
                <w:sz w:val="22"/>
                <w:szCs w:val="22"/>
              </w:rPr>
            </w:rPrChange>
          </w:rPr>
          <w:t xml:space="preserve">instructions</w:t>
        </w:r>
      </w:ins>
      <w:del w:author="Info Vivencia" w:id="53" w:date="2026-06-24T06:10:16Z">
        <w:r w:rsidDel="00000000" w:rsidR="00000000" w:rsidRPr="00000000">
          <w:rPr>
            <w:rtl w:val="0"/>
            <w:rPrChange w:author="Info Vivencia" w:id="54" w:date="2026-06-24T06:10:16Z">
              <w:rPr>
                <w:rFonts w:ascii="Calibri" w:cs="Calibri" w:eastAsia="Calibri" w:hAnsi="Calibri"/>
                <w:color w:val="000000"/>
                <w:sz w:val="22"/>
                <w:szCs w:val="22"/>
              </w:rPr>
            </w:rPrChange>
          </w:rPr>
          <w:delText xml:space="preserve">instruction</w:delText>
        </w:r>
      </w:del>
      <w:r w:rsidDel="00000000" w:rsidR="00000000" w:rsidRPr="00000000">
        <w:rPr>
          <w:rFonts w:ascii="Calibri" w:cs="Calibri" w:eastAsia="Calibri" w:hAnsi="Calibri"/>
          <w:color w:val="000000"/>
          <w:sz w:val="22"/>
          <w:szCs w:val="22"/>
          <w:rtl w:val="0"/>
        </w:rPr>
        <w:t xml:space="preserve"> that shaped that reply, and the model that wrote it, stay out of sight. The app is the simple face over machinery the user never has to think about.</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Fonts w:ascii="Calibri" w:cs="Calibri" w:eastAsia="Calibri" w:hAnsi="Calibri"/>
          <w:rtl w:val="0"/>
        </w:rPr>
        <w:t xml:space="preserve">2.3  The instruction now lives inside the app</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Calibri" w:cs="Calibri" w:eastAsia="Calibri" w:hAnsi="Calibri"/>
          <w:color w:val="000000"/>
          <w:sz w:val="22"/>
          <w:szCs w:val="22"/>
          <w:rtl w:val="0"/>
        </w:rPr>
        <w:t xml:space="preserve">This is the idea that ties today back to everything you learned in the first week, and it is the most important point in the session. On Day 3 you learned prompt engineering: how to write a clear instruction to an AI using Role, Task, Context, and Format, so it gives you the result you actually want. Every time you used an AI tool, you wrote a prompt afresh. In an AI app, that prompt is written only once — by you, the builder — and baked permanently into the app as its built-in instruction. From then on, every user who comes along supplies only their own small input, and your instruction does the rest of the work, invisibly, every single time.</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color w:val="000000"/>
          <w:sz w:val="22"/>
          <w:szCs w:val="22"/>
          <w:rtl w:val="0"/>
        </w:rPr>
        <w:t xml:space="preserve">This changes where the prompting skill sits. On Day 3, a good prompt produced one good answer for you. Inside an app, a good built-in instruction produces a good result for every user, on every use, forever. The whole quality of an AI app therefore rests on the quality of the instruction written into it, which means the R-T-C-F skill you practised two weeks ago is not a side lesson here — it is the engine of the thing you are now building. The three builds that follow are, at heart, three exercises in writing a good built-in instruction and wrapping a simple interface around it.</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Calibri" w:cs="Calibri" w:eastAsia="Calibri" w:hAnsi="Calibri"/>
          <w:color w:val="000000"/>
          <w:sz w:val="22"/>
          <w:szCs w:val="22"/>
          <w:rtl w:val="0"/>
        </w:rPr>
        <w:t xml:space="preserve">Before moving on, confirm two ideas. First,</w:t>
      </w:r>
      <w:ins w:author="Info Vivencia" w:id="55" w:date="2026-06-24T07:56:46Z">
        <w:r w:rsidDel="00000000" w:rsidR="00000000" w:rsidRPr="00000000">
          <w:rPr>
            <w:rtl w:val="0"/>
            <w:rPrChange w:author="Info Vivencia" w:id="56" w:date="2026-06-24T07:56:46Z">
              <w:rPr>
                <w:rFonts w:ascii="Calibri" w:cs="Calibri" w:eastAsia="Calibri" w:hAnsi="Calibri"/>
                <w:color w:val="000000"/>
                <w:sz w:val="22"/>
                <w:szCs w:val="22"/>
              </w:rPr>
            </w:rPrChange>
          </w:rPr>
          <w:t xml:space="preserve"> write in your own words, the difference between an app whose work is done by fixed rules, and an app whose work is done by an AI model, and explain why the second one matters more.</w:t>
        </w:r>
      </w:ins>
      <w:del w:author="Info Vivencia" w:id="55" w:date="2026-06-24T07:56:46Z">
        <w:r w:rsidDel="00000000" w:rsidR="00000000" w:rsidRPr="00000000">
          <w:rPr>
            <w:rtl w:val="0"/>
            <w:rPrChange w:author="Info Vivencia" w:id="56" w:date="2026-06-24T07:56:46Z">
              <w:rPr>
                <w:rFonts w:ascii="Calibri" w:cs="Calibri" w:eastAsia="Calibri" w:hAnsi="Calibri"/>
                <w:color w:val="000000"/>
                <w:sz w:val="22"/>
                <w:szCs w:val="22"/>
              </w:rPr>
            </w:rPrChange>
          </w:rPr>
          <w:delText xml:space="preserve"> in your own words, what is the difference between an app whose work is done by fixed rules and one whose work is done by an AI model, and why does the second kind matter?</w:delText>
        </w:r>
      </w:del>
      <w:r w:rsidDel="00000000" w:rsidR="00000000" w:rsidRPr="00000000">
        <w:rPr>
          <w:rFonts w:ascii="Calibri" w:cs="Calibri" w:eastAsia="Calibri" w:hAnsi="Calibri"/>
          <w:color w:val="000000"/>
          <w:sz w:val="22"/>
          <w:szCs w:val="22"/>
          <w:rtl w:val="0"/>
        </w:rPr>
        <w:t xml:space="preserve"> Second, </w:t>
      </w:r>
      <w:ins w:author="Info Vivencia" w:id="57" w:date="2026-06-24T07:58:30Z">
        <w:r w:rsidDel="00000000" w:rsidR="00000000" w:rsidRPr="00000000">
          <w:rPr>
            <w:rtl w:val="0"/>
            <w:rPrChange w:author="Info Vivencia" w:id="58" w:date="2026-06-24T07:58:30Z">
              <w:rPr>
                <w:rFonts w:ascii="Calibri" w:cs="Calibri" w:eastAsia="Calibri" w:hAnsi="Calibri"/>
                <w:color w:val="000000"/>
                <w:sz w:val="22"/>
                <w:szCs w:val="22"/>
              </w:rPr>
            </w:rPrChange>
          </w:rPr>
          <w:t xml:space="preserve">write where the built-in instructions come from in an AI powered app, and compare how many times it’s written, to how many times it’s used.</w:t>
        </w:r>
      </w:ins>
      <w:del w:author="Info Vivencia" w:id="57" w:date="2026-06-24T07:58:30Z">
        <w:r w:rsidDel="00000000" w:rsidR="00000000" w:rsidRPr="00000000">
          <w:rPr>
            <w:rtl w:val="0"/>
            <w:rPrChange w:author="Info Vivencia" w:id="58" w:date="2026-06-24T07:58:30Z">
              <w:rPr>
                <w:rFonts w:ascii="Calibri" w:cs="Calibri" w:eastAsia="Calibri" w:hAnsi="Calibri"/>
                <w:color w:val="000000"/>
                <w:sz w:val="22"/>
                <w:szCs w:val="22"/>
              </w:rPr>
            </w:rPrChange>
          </w:rPr>
          <w:delText xml:space="preserve">where does the built-in instruction in an AI app come from, and how many times is it written compared with how many times it is used</w:delText>
        </w:r>
        <w:r w:rsidDel="00000000" w:rsidR="00000000" w:rsidRPr="00000000">
          <w:rPr>
            <w:rFonts w:ascii="Calibri" w:cs="Calibri" w:eastAsia="Calibri" w:hAnsi="Calibri"/>
            <w:color w:val="000000"/>
            <w:sz w:val="22"/>
            <w:szCs w:val="22"/>
            <w:rtl w:val="0"/>
          </w:rPr>
          <w:delText xml:space="preserve">?</w:delText>
        </w:r>
      </w:del>
      <w:r w:rsidDel="00000000" w:rsidR="00000000" w:rsidRPr="00000000">
        <w:rPr>
          <w:rFonts w:ascii="Calibri" w:cs="Calibri" w:eastAsia="Calibri" w:hAnsi="Calibri"/>
          <w:color w:val="000000"/>
          <w:sz w:val="22"/>
          <w:szCs w:val="22"/>
          <w:rtl w:val="0"/>
        </w:rPr>
        <w:t xml:space="preserve"> If both come easily, you are ready to see the idea built.</w: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Fonts w:ascii="Calibri" w:cs="Calibri" w:eastAsia="Calibri" w:hAnsi="Calibri"/>
          <w:rtl w:val="0"/>
        </w:rPr>
        <w:t xml:space="preserve">3.  From Brief to AI App: What Carries Over, What Is New  (12 min)</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Fonts w:ascii="Calibri" w:cs="Calibri" w:eastAsia="Calibri" w:hAnsi="Calibri"/>
          <w:rtl w:val="0"/>
        </w:rPr>
        <w:t xml:space="preserve">3.1  What carries over from yesterday</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Calibri" w:cs="Calibri" w:eastAsia="Calibri" w:hAnsi="Calibri"/>
          <w:color w:val="000000"/>
          <w:sz w:val="22"/>
          <w:szCs w:val="22"/>
          <w:rtl w:val="0"/>
        </w:rPr>
        <w:t xml:space="preserve">Most of how you build an app is exactly how you built a website yesterday, and it is worth saying so plainly so you do not feel you are starting again. You still describe what you want to Lovable in a build brief. The five layers of a strong brief still apply: the purpose and the one main action, the sections the page is made of, the real content, the look and feel, and the audience. You still refine the first result by talking to the tool one change at a time, looking at what each change did before deciding the next. And you still verify the result by using it, never by assuming it works because it looks finished. None of that changes. An app is built with the same describe, refine, and test loop you already know.</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Fonts w:ascii="Calibri" w:cs="Calibri" w:eastAsia="Calibri" w:hAnsi="Calibri"/>
          <w:rtl w:val="0"/>
        </w:rPr>
        <w:t xml:space="preserve">3.2  The new layer: describing what the app should do</w:t>
      </w:r>
      <w:r w:rsidDel="00000000" w:rsidR="00000000" w:rsidRPr="00000000">
        <w:rPr>
          <w:rtl w:val="0"/>
        </w:rPr>
      </w:r>
    </w:p>
    <w:p w:rsidR="00000000" w:rsidDel="00000000" w:rsidP="00000000" w:rsidRDefault="00000000" w:rsidRPr="00000000" w14:paraId="00000020">
      <w:pPr>
        <w:spacing w:after="160" w:line="276" w:lineRule="auto"/>
        <w:rPr/>
      </w:pPr>
      <w:ins w:author="Info Vivencia" w:id="59" w:date="2026-06-24T08:02:29Z">
        <w:commentRangeStart w:id="0"/>
        <w:r w:rsidDel="00000000" w:rsidR="00000000" w:rsidRPr="00000000">
          <w:rPr>
            <w:rtl w:val="0"/>
          </w:rPr>
          <w:t xml:space="preserve">What’s</w:t>
        </w:r>
      </w:ins>
      <w:del w:author="Info Vivencia" w:id="59" w:date="2026-06-24T08:02:29Z">
        <w:r w:rsidDel="00000000" w:rsidR="00000000" w:rsidRPr="00000000">
          <w:rPr>
            <w:rFonts w:ascii="Calibri" w:cs="Calibri" w:eastAsia="Calibri" w:hAnsi="Calibri"/>
            <w:color w:val="000000"/>
            <w:sz w:val="22"/>
            <w:szCs w:val="22"/>
            <w:rtl w:val="0"/>
          </w:rPr>
          <w:delText xml:space="preserve">What is</w:delText>
        </w:r>
      </w:del>
      <w:r w:rsidDel="00000000" w:rsidR="00000000" w:rsidRPr="00000000">
        <w:rPr>
          <w:rFonts w:ascii="Calibri" w:cs="Calibri" w:eastAsia="Calibri" w:hAnsi="Calibri"/>
          <w:color w:val="000000"/>
          <w:sz w:val="22"/>
          <w:szCs w:val="22"/>
          <w:rtl w:val="0"/>
        </w:rPr>
        <w:t xml:space="preserve"> new is that a website brief mostly </w:t>
      </w:r>
      <w:ins w:author="Info Vivencia" w:id="60" w:date="2026-06-24T08:02:36Z">
        <w:r w:rsidDel="00000000" w:rsidR="00000000" w:rsidRPr="00000000">
          <w:rPr>
            <w:rtl w:val="0"/>
            <w:rPrChange w:author="Info Vivencia" w:id="61" w:date="2026-06-24T08:02:36Z">
              <w:rPr>
                <w:rFonts w:ascii="Calibri" w:cs="Calibri" w:eastAsia="Calibri" w:hAnsi="Calibri"/>
                <w:color w:val="000000"/>
                <w:sz w:val="22"/>
                <w:szCs w:val="22"/>
              </w:rPr>
            </w:rPrChange>
          </w:rPr>
          <w:t xml:space="preserve">describes</w:t>
        </w:r>
      </w:ins>
      <w:del w:author="Info Vivencia" w:id="60" w:date="2026-06-24T08:02:36Z">
        <w:r w:rsidDel="00000000" w:rsidR="00000000" w:rsidRPr="00000000">
          <w:rPr>
            <w:rtl w:val="0"/>
            <w:rPrChange w:author="Info Vivencia" w:id="61" w:date="2026-06-24T08:02:36Z">
              <w:rPr>
                <w:rFonts w:ascii="Calibri" w:cs="Calibri" w:eastAsia="Calibri" w:hAnsi="Calibri"/>
                <w:color w:val="000000"/>
                <w:sz w:val="22"/>
                <w:szCs w:val="22"/>
              </w:rPr>
            </w:rPrChange>
          </w:rPr>
          <w:delText xml:space="preserve">described</w:delText>
        </w:r>
      </w:del>
      <w:r w:rsidDel="00000000" w:rsidR="00000000" w:rsidRPr="00000000">
        <w:rPr>
          <w:rFonts w:ascii="Calibri" w:cs="Calibri" w:eastAsia="Calibri" w:hAnsi="Calibri"/>
          <w:color w:val="000000"/>
          <w:sz w:val="22"/>
          <w:szCs w:val="22"/>
          <w:rtl w:val="0"/>
        </w:rPr>
        <w:t xml:space="preserve"> what the page should show and how it should look, whereas an app brief must also describe what the app should do — its behaviour. For an AI app in particular, that means naming two things on top of the five layers you already use. The first is the input: what the user will type or give the app. The second is the AI behaviour: what the AI should do with that input, and what kind of result it should hand back. A complete AI-app brief, then, is the five layers you know, plus a clear statement of what the user puts in</w:t>
      </w:r>
      <w:ins w:author="Info Vivencia" w:id="62" w:date="2026-06-24T08:04:01Z">
        <w:r w:rsidDel="00000000" w:rsidR="00000000" w:rsidRPr="00000000">
          <w:rPr>
            <w:rFonts w:ascii="Calibri" w:cs="Calibri" w:eastAsia="Calibri" w:hAnsi="Calibri"/>
            <w:color w:val="000000"/>
            <w:sz w:val="22"/>
            <w:szCs w:val="22"/>
            <w:rtl w:val="0"/>
          </w:rPr>
          <w:t xml:space="preserve">,</w:t>
        </w:r>
        <w:r w:rsidDel="00000000" w:rsidR="00000000" w:rsidRPr="00000000">
          <w:rPr>
            <w:rtl w:val="0"/>
            <w:rPrChange w:author="Info Vivencia" w:id="63" w:date="2026-06-24T08:04:01Z">
              <w:rPr>
                <w:rFonts w:ascii="Calibri" w:cs="Calibri" w:eastAsia="Calibri" w:hAnsi="Calibri"/>
                <w:color w:val="000000"/>
                <w:sz w:val="22"/>
                <w:szCs w:val="22"/>
              </w:rPr>
            </w:rPrChange>
          </w:rPr>
          <w:t xml:space="preserve"> and another</w:t>
        </w:r>
      </w:ins>
      <w:del w:author="Info Vivencia" w:id="62" w:date="2026-06-24T08:04:01Z">
        <w:r w:rsidDel="00000000" w:rsidR="00000000" w:rsidRPr="00000000">
          <w:rPr>
            <w:rtl w:val="0"/>
            <w:rPrChange w:author="Info Vivencia" w:id="63" w:date="2026-06-24T08:04:01Z">
              <w:rPr>
                <w:rFonts w:ascii="Calibri" w:cs="Calibri" w:eastAsia="Calibri" w:hAnsi="Calibri"/>
                <w:color w:val="000000"/>
                <w:sz w:val="22"/>
                <w:szCs w:val="22"/>
              </w:rPr>
            </w:rPrChange>
          </w:rPr>
          <w:delText xml:space="preserve">, plus a clear statement</w:delText>
        </w:r>
      </w:del>
      <w:r w:rsidDel="00000000" w:rsidR="00000000" w:rsidRPr="00000000">
        <w:rPr>
          <w:rFonts w:ascii="Calibri" w:cs="Calibri" w:eastAsia="Calibri" w:hAnsi="Calibri"/>
          <w:color w:val="000000"/>
          <w:sz w:val="22"/>
          <w:szCs w:val="22"/>
          <w:rtl w:val="0"/>
        </w:rPr>
        <w:t xml:space="preserve"> of what the AI should make of it.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Fonts w:ascii="Calibri" w:cs="Calibri" w:eastAsia="Calibri" w:hAnsi="Calibri"/>
          <w:color w:val="000000"/>
          <w:sz w:val="22"/>
          <w:szCs w:val="22"/>
          <w:rtl w:val="0"/>
        </w:rPr>
        <w:t xml:space="preserve">That statement of AI behaviour is, in fact, the built-in instruction from the previous section, written into the brief. When you tell Lovable “when the user clicks the button, the app should read the message and write a warm, polite reply,” you are describing both the app and the instruction inside it in the same breath. This is why the prompting skill matters so much here: the part of the brief that describes the AI behaviour is a prompt, and it deserves the same care you would give any important prompt.</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Fonts w:ascii="Calibri" w:cs="Calibri" w:eastAsia="Calibri" w:hAnsi="Calibri"/>
          <w:rtl w:val="0"/>
        </w:rPr>
        <w:t xml:space="preserve">3.3  Verifying an AI app</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Calibri" w:cs="Calibri" w:eastAsia="Calibri" w:hAnsi="Calibri"/>
          <w:color w:val="000000"/>
          <w:sz w:val="22"/>
          <w:szCs w:val="22"/>
          <w:rtl w:val="0"/>
        </w:rPr>
        <w:t xml:space="preserve">The habit of trust, then verify, which you have carried since Day 1, takes on a second meaning with an AI app. Yesterday, verifying a website meant checking that the buttons worked, that the forms captured what people typed, and that the page held together on a phone. Those checks still apply to an app. But an AI app adds something new to verify, and it is easy to miss. A button either works or it does not. The output of an AI</w:t>
      </w:r>
      <w:del w:author="Info Vivencia" w:id="64" w:date="2026-06-24T08:06:56Z">
        <w:r w:rsidDel="00000000" w:rsidR="00000000" w:rsidRPr="00000000">
          <w:rPr>
            <w:rFonts w:ascii="Calibri" w:cs="Calibri" w:eastAsia="Calibri" w:hAnsi="Calibri"/>
            <w:color w:val="000000"/>
            <w:sz w:val="22"/>
            <w:szCs w:val="22"/>
            <w:rtl w:val="0"/>
          </w:rPr>
          <w:delText xml:space="preserve">, by contrast,</w:delText>
        </w:r>
      </w:del>
      <w:r w:rsidDel="00000000" w:rsidR="00000000" w:rsidRPr="00000000">
        <w:rPr>
          <w:rFonts w:ascii="Calibri" w:cs="Calibri" w:eastAsia="Calibri" w:hAnsi="Calibri"/>
          <w:color w:val="000000"/>
          <w:sz w:val="22"/>
          <w:szCs w:val="22"/>
          <w:rtl w:val="0"/>
        </w:rPr>
        <w:t xml:space="preserve"> can work </w:t>
      </w:r>
      <w:ins w:author="Info Vivencia" w:id="65" w:date="2026-06-24T08:07:02Z">
        <w:r w:rsidDel="00000000" w:rsidR="00000000" w:rsidRPr="00000000">
          <w:rPr>
            <w:rtl w:val="0"/>
            <w:rPrChange w:author="Info Vivencia" w:id="66" w:date="2026-06-24T08:07:02Z">
              <w:rPr>
                <w:rFonts w:ascii="Calibri" w:cs="Calibri" w:eastAsia="Calibri" w:hAnsi="Calibri"/>
                <w:color w:val="000000"/>
                <w:sz w:val="22"/>
                <w:szCs w:val="22"/>
              </w:rPr>
            </w:rPrChange>
          </w:rPr>
          <w:t xml:space="preserve">yet</w:t>
        </w:r>
      </w:ins>
      <w:del w:author="Info Vivencia" w:id="65" w:date="2026-06-24T08:07:02Z">
        <w:r w:rsidDel="00000000" w:rsidR="00000000" w:rsidRPr="00000000">
          <w:rPr>
            <w:rtl w:val="0"/>
            <w:rPrChange w:author="Info Vivencia" w:id="66" w:date="2026-06-24T08:07:02Z">
              <w:rPr>
                <w:rFonts w:ascii="Calibri" w:cs="Calibri" w:eastAsia="Calibri" w:hAnsi="Calibri"/>
                <w:color w:val="000000"/>
                <w:sz w:val="22"/>
                <w:szCs w:val="22"/>
              </w:rPr>
            </w:rPrChange>
          </w:rPr>
          <w:delText xml:space="preserve">and</w:delText>
        </w:r>
      </w:del>
      <w:r w:rsidDel="00000000" w:rsidR="00000000" w:rsidRPr="00000000">
        <w:rPr>
          <w:rFonts w:ascii="Calibri" w:cs="Calibri" w:eastAsia="Calibri" w:hAnsi="Calibri"/>
          <w:color w:val="000000"/>
          <w:sz w:val="22"/>
          <w:szCs w:val="22"/>
          <w:rtl w:val="0"/>
        </w:rPr>
        <w:t xml:space="preserve"> still be wrong: the app can produce a fluent, confident reply that is off in tone, or that states something the AI simply made up, exactly as you learned on Day 1 and Day 3</w:t>
      </w:r>
      <w:del w:author="Info Vivencia" w:id="67" w:date="2026-06-24T08:07:49Z">
        <w:r w:rsidDel="00000000" w:rsidR="00000000" w:rsidRPr="00000000">
          <w:rPr>
            <w:rFonts w:ascii="Calibri" w:cs="Calibri" w:eastAsia="Calibri" w:hAnsi="Calibri"/>
            <w:color w:val="000000"/>
            <w:sz w:val="22"/>
            <w:szCs w:val="22"/>
            <w:rtl w:val="0"/>
          </w:rPr>
          <w:delText xml:space="preserve"> that a model can state a falsehood as confidently as a fact</w:delText>
        </w:r>
      </w:del>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Calibri" w:cs="Calibri" w:eastAsia="Calibri" w:hAnsi="Calibri"/>
          <w:color w:val="000000"/>
          <w:sz w:val="22"/>
          <w:szCs w:val="22"/>
          <w:rtl w:val="0"/>
        </w:rPr>
        <w:t xml:space="preserve">So testing an AI app is not only checking that it runs</w:t>
      </w:r>
      <w:ins w:author="Info Vivencia" w:id="68" w:date="2026-06-24T08:26:10Z">
        <w:r w:rsidDel="00000000" w:rsidR="00000000" w:rsidRPr="00000000">
          <w:rPr>
            <w:rtl w:val="0"/>
            <w:rPrChange w:author="Info Vivencia" w:id="69" w:date="2026-06-24T08:26:10Z">
              <w:rPr>
                <w:rFonts w:ascii="Calibri" w:cs="Calibri" w:eastAsia="Calibri" w:hAnsi="Calibri"/>
                <w:color w:val="000000"/>
                <w:sz w:val="22"/>
                <w:szCs w:val="22"/>
              </w:rPr>
            </w:rPrChange>
          </w:rPr>
          <w:t xml:space="preserve">, it’s</w:t>
        </w:r>
      </w:ins>
      <w:del w:author="Info Vivencia" w:id="68" w:date="2026-06-24T08:26:10Z">
        <w:r w:rsidDel="00000000" w:rsidR="00000000" w:rsidRPr="00000000">
          <w:rPr>
            <w:rtl w:val="0"/>
            <w:rPrChange w:author="Info Vivencia" w:id="69" w:date="2026-06-24T08:26:10Z">
              <w:rPr>
                <w:rFonts w:ascii="Calibri" w:cs="Calibri" w:eastAsia="Calibri" w:hAnsi="Calibri"/>
                <w:color w:val="000000"/>
                <w:sz w:val="22"/>
                <w:szCs w:val="22"/>
              </w:rPr>
            </w:rPrChange>
          </w:rPr>
          <w:delText xml:space="preserve">. It is</w:delText>
        </w:r>
      </w:del>
      <w:r w:rsidDel="00000000" w:rsidR="00000000" w:rsidRPr="00000000">
        <w:rPr>
          <w:rFonts w:ascii="Calibri" w:cs="Calibri" w:eastAsia="Calibri" w:hAnsi="Calibri"/>
          <w:color w:val="000000"/>
          <w:sz w:val="22"/>
          <w:szCs w:val="22"/>
          <w:rtl w:val="0"/>
        </w:rPr>
        <w:t xml:space="preserve"> using it with several different inputs and judging whether the results are genuinely good — accurate, appropriate, and free of anything invented — not merely whether a result appeared. This second kind of verification runs through all three builds that follow, and it is the discipline that separates a tool you can rely on from one that quietly embarrasses you in front of a customer.</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Fonts w:ascii="Calibri" w:cs="Calibri" w:eastAsia="Calibri" w:hAnsi="Calibri"/>
          <w:rtl w:val="0"/>
        </w:rPr>
        <w:t xml:space="preserve">4.  Build One — A Customer-Enquiry Reply Assistant  (34 min)</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Calibri" w:cs="Calibri" w:eastAsia="Calibri" w:hAnsi="Calibri"/>
          <w:color w:val="000000"/>
          <w:sz w:val="22"/>
          <w:szCs w:val="22"/>
          <w:rtl w:val="0"/>
        </w:rPr>
        <w:t xml:space="preserve">The first build is taught in full, from the first description to a tested result, because it teaches the core of every AI app: input goes in, a built-in instruction shapes it, an AI model does the work, and a result comes back. Everything in the two builds after it is a variation on what you learn here.</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Fonts w:ascii="Calibri" w:cs="Calibri" w:eastAsia="Calibri" w:hAnsi="Calibri"/>
          <w:rtl w:val="0"/>
        </w:rPr>
        <w:t xml:space="preserve">4.1  The brief and the first preview</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color w:val="000000"/>
          <w:sz w:val="22"/>
          <w:szCs w:val="22"/>
          <w:rtl w:val="0"/>
        </w:rPr>
        <w:t xml:space="preserve">Consider the owner of a small mobile-accessories shop in Vijayawada. A steady stream of customers message the shop on WhatsApp through the day — asking prices, asking whether a particular cover is in stock, asking about screen repairs. The owner wants to reply warmly to every one, because a friendly reply brings people into the shop, but when the shop is busy the replies get short and curt, and some go unanswered for hours. The owner wants a simple tool: paste in the customer’s message, and get back a warm, polite reply that can be tweaked and sent. This is a textbook AI app — it takes a message in, and hands a useful reply back.</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Fonts w:ascii="Calibri" w:cs="Calibri" w:eastAsia="Calibri" w:hAnsi="Calibri"/>
          <w:color w:val="000000"/>
          <w:sz w:val="22"/>
          <w:szCs w:val="22"/>
          <w:rtl w:val="0"/>
        </w:rPr>
        <w:t xml:space="preserve">The brief names the five layers you know and adds the two new ones: what the user types in, and what the AI should do with it. Here is the brief typed into Lovable.</w:t>
      </w:r>
      <w:r w:rsidDel="00000000" w:rsidR="00000000" w:rsidRPr="00000000">
        <w:rPr>
          <w:rtl w:val="0"/>
        </w:rPr>
      </w:r>
    </w:p>
    <w:p w:rsidR="00000000" w:rsidDel="00000000" w:rsidP="00000000" w:rsidRDefault="00000000" w:rsidRPr="00000000" w14:paraId="0000002A">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Build a simple web app for the owner of a small mobile-accessories shop in Vijayawada. The main purpose is to help the owner reply quickly and politely to customer messages. The page should have a heading, a short line explaining what the tool does, a large text box where the owner pastes a customer’s WhatsApp message, a button labelled “Draft a reply,” and a space below where the suggested reply appears. When the owner clicks the button, the app should read the customer’s message and write a warm, polite reply in simple, friendly English that answers the message and invites the customer to visit the shop. Keep the look clean and easy to use on a phone. The audience is a shop owner who is not technical.</w:t>
      </w:r>
      <w:r w:rsidDel="00000000" w:rsidR="00000000" w:rsidRPr="00000000">
        <w:rPr>
          <w:rtl w:val="0"/>
        </w:rPr>
      </w:r>
    </w:p>
    <w:p w:rsidR="00000000" w:rsidDel="00000000" w:rsidP="00000000" w:rsidRDefault="00000000" w:rsidRPr="00000000" w14:paraId="0000002B">
      <w:pPr>
        <w:spacing w:after="160" w:line="276" w:lineRule="auto"/>
        <w:rPr/>
      </w:pPr>
      <w:r w:rsidDel="00000000" w:rsidR="00000000" w:rsidRPr="00000000">
        <w:rPr>
          <w:rFonts w:ascii="Calibri" w:cs="Calibri" w:eastAsia="Calibri" w:hAnsi="Calibri"/>
          <w:color w:val="000000"/>
          <w:sz w:val="22"/>
          <w:szCs w:val="22"/>
          <w:rtl w:val="0"/>
        </w:rPr>
        <w:t xml:space="preserve">Within moments, Lovable produces a first preview: a real, working page with a heading, a box to paste the message, a button, and a space for the reply. The owner can paste a message, click the button, and watch a reply appear. As with every first build, this version will not be exactly right — the replies may be too long, too formal, or may not sound like the shop. That is expected. The first version is the draft you now steer, and the steering happens in a particular place.</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Fonts w:ascii="Calibri" w:cs="Calibri" w:eastAsia="Calibri" w:hAnsi="Calibri"/>
          <w:rtl w:val="0"/>
        </w:rPr>
        <w:t xml:space="preserve">4.2  Writing the app’s built-in instruction</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Calibri" w:cs="Calibri" w:eastAsia="Calibri" w:hAnsi="Calibri"/>
          <w:color w:val="000000"/>
          <w:sz w:val="22"/>
          <w:szCs w:val="22"/>
          <w:rtl w:val="0"/>
        </w:rPr>
        <w:t xml:space="preserve">Look again at the sentence in the brief that begins “when the owner clicks the button.” That sentence is the built-in instruction — the prompt baked into the app — and it is the heart of the whole tool. The visible page barely matters by comparison; a box and a button are a box and a button. What decides whether this app is useful or useless is the quality of that one instruction, and refining it is exactly the prompt engineering you learned on Day 3, now done once and built in.</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Fonts w:ascii="Calibri" w:cs="Calibri" w:eastAsia="Calibri" w:hAnsi="Calibri"/>
          <w:color w:val="000000"/>
          <w:sz w:val="22"/>
          <w:szCs w:val="22"/>
          <w:rtl w:val="0"/>
        </w:rPr>
        <w:t xml:space="preserve">The owner refines the instruction the same way you refine anything in Lovable: one change at a time, looking at the result after each. The first change gives the AI a role, because a reply written as a faceless system reads very differently from one written as the shopkeeper.</w:t>
      </w:r>
      <w:r w:rsidDel="00000000" w:rsidR="00000000" w:rsidRPr="00000000">
        <w:rPr>
          <w:rtl w:val="0"/>
        </w:rPr>
      </w:r>
    </w:p>
    <w:p w:rsidR="00000000" w:rsidDel="00000000" w:rsidP="00000000" w:rsidRDefault="00000000" w:rsidRPr="00000000" w14:paraId="0000002F">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Change the app’s instruction so the AI replies as if it is the friendly owner of the shop speaking warmly to a regular customer, not as a formal company.</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color w:val="000000"/>
          <w:sz w:val="22"/>
          <w:szCs w:val="22"/>
          <w:rtl w:val="0"/>
        </w:rPr>
        <w:t xml:space="preserve">The replies immediately become warmer and more personal. Next the owner gives the AI the context it needs to answer real questions, because without it the AI cannot know what the shop actually offers.</w:t>
      </w:r>
      <w:r w:rsidDel="00000000" w:rsidR="00000000" w:rsidRPr="00000000">
        <w:rPr>
          <w:rtl w:val="0"/>
        </w:rPr>
      </w:r>
    </w:p>
    <w:p w:rsidR="00000000" w:rsidDel="00000000" w:rsidP="00000000" w:rsidRDefault="00000000" w:rsidRPr="00000000" w14:paraId="00000031">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Add to the instruction that the shop sells mobile phones, covers, chargers, and accessories, and also does screen repairs, so the AI can answer questions about these.</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rFonts w:ascii="Calibri" w:cs="Calibri" w:eastAsia="Calibri" w:hAnsi="Calibri"/>
          <w:color w:val="000000"/>
          <w:sz w:val="22"/>
          <w:szCs w:val="22"/>
          <w:rtl w:val="0"/>
        </w:rPr>
        <w:t xml:space="preserve">Now the replies can speak to what customers actually ask about. Finally the owner fixes the shape and language of the reply, so it is ready to use without reworking.</w:t>
      </w:r>
      <w:r w:rsidDel="00000000" w:rsidR="00000000" w:rsidRPr="00000000">
        <w:rPr>
          <w:rtl w:val="0"/>
        </w:rPr>
      </w:r>
    </w:p>
    <w:p w:rsidR="00000000" w:rsidDel="00000000" w:rsidP="00000000" w:rsidRDefault="00000000" w:rsidRPr="00000000" w14:paraId="00000033">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Add to the instruction that the reply should be short — three or four lines — and ready to paste straight into WhatsApp, written in the same language the customer used.</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rFonts w:ascii="Calibri" w:cs="Calibri" w:eastAsia="Calibri" w:hAnsi="Calibri"/>
          <w:color w:val="000000"/>
          <w:sz w:val="22"/>
          <w:szCs w:val="22"/>
          <w:rtl w:val="0"/>
        </w:rPr>
        <w:t xml:space="preserve">Notice that across all three changes the page itself hardly changed at all. What changed each time was the instruction inside it, and with each change the app became more useful. This is the lesson of the whole day in one build: an AI app is only as good as the instruction written into it, and improving such an app usually means improving that instruction rather than rearranging the page.</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Fonts w:ascii="Calibri" w:cs="Calibri" w:eastAsia="Calibri" w:hAnsi="Calibri"/>
          <w:rtl w:val="0"/>
        </w:rPr>
        <w:t xml:space="preserve">4.3  Testing by using it</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Fonts w:ascii="Calibri" w:cs="Calibri" w:eastAsia="Calibri" w:hAnsi="Calibri"/>
          <w:color w:val="000000"/>
          <w:sz w:val="22"/>
          <w:szCs w:val="22"/>
          <w:rtl w:val="0"/>
        </w:rPr>
        <w:t xml:space="preserve">Verifying this app means using it, and using it with the new attention to output quality. The owner does not paste one message, see a pleasant reply, and declare it finished. The owner tries several different kinds of message, because real customers send all kinds. A simple price enquiry. An angry complaint about a repair that took too long. A question written in the mix of Telugu and English that customers actually use. For each, the owner judges the reply: is it accurate, is it appropriately warm, and — most importantly — has the AI invented anything?</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color w:val="000000"/>
          <w:sz w:val="22"/>
          <w:szCs w:val="22"/>
          <w:rtl w:val="0"/>
        </w:rPr>
        <w:t xml:space="preserve">That last check is the one that matters most, and the reply assistant shows exactly why. Asked about a price, the AI may produce a confident, friendly reply that quotes a specific figure — a figure the owner never gave it and that may be wrong. The reply reads perfectly. It is also a fabrication, the same kind of confident invention you learned to watch for on Day 1, now happening inside your own app and heading straight for a customer. An app that does this is not broken in any visible way; it runs, and it produces fluent replies. The flaw is in the content, and only using it with a real eye reveals it. The practical conclusion is firm: the app drafts, the owner reads and approves before sending. The tool removes the effort of writing; it does not remove the owner’s responsibility for what goes out.</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Fonts w:ascii="Calibri" w:cs="Calibri" w:eastAsia="Calibri" w:hAnsi="Calibri"/>
          <w:rtl w:val="0"/>
        </w:rPr>
        <w:t xml:space="preserve">4.4  Reading the result critically, and care with what goes in</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Calibri" w:cs="Calibri" w:eastAsia="Calibri" w:hAnsi="Calibri"/>
          <w:color w:val="000000"/>
          <w:sz w:val="22"/>
          <w:szCs w:val="22"/>
          <w:rtl w:val="0"/>
        </w:rPr>
        <w:t xml:space="preserve">The critical read here is the same discipline you applied to the wedding page, turned toward an app’s output. Every reply that goes out carries the shop’s name, and the owner stays responsible for it, just as a professional stays responsible for any work a tool helped produce. A reply that quotes a wrong price, promises a repair time the shop cannot meet, or misreads what the customer asked is the owner’s to catch, because the customer will hold the shop to it, not the app.</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Calibri" w:cs="Calibri" w:eastAsia="Calibri" w:hAnsi="Calibri"/>
          <w:color w:val="000000"/>
          <w:sz w:val="22"/>
          <w:szCs w:val="22"/>
          <w:rtl w:val="0"/>
        </w:rPr>
        <w:t xml:space="preserve">There is a quieter point built into this app that is worth settling now, because it returns in every app you build. The messages customers send often contain personal details — a phone number, a delivery address, sometimes more. When the owner pastes such a message into the app, those details are sent to an AI model run by another company, exactly the situation the privacy rule on Day 1 was about. The same rule applies inside an app as applied to a chat window: do not feed in more personal information than the task genuinely needs, and be thoughtful about what the app passes on. This is not a separate warning bolted onto the tool. It is part of building the tool responsibly, and a habit worth forming on the very first app you make.</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Calibri" w:cs="Calibri" w:eastAsia="Calibri" w:hAnsi="Calibri"/>
          <w:color w:val="000000"/>
          <w:sz w:val="22"/>
          <w:szCs w:val="22"/>
          <w:rtl w:val="0"/>
        </w:rPr>
        <w:t xml:space="preserve">Confirm two ideas before moving on. First, in the reply assistant, what exactly is the built-in instruction, and why does it matter more than how the page looks? Second, give one example of a reply the app might produce that runs perfectly but is still wrong, and say what the owner should do about it.</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Fonts w:ascii="Calibri" w:cs="Calibri" w:eastAsia="Calibri" w:hAnsi="Calibri"/>
          <w:rtl w:val="0"/>
        </w:rPr>
        <w:t xml:space="preserve">5.  Build Two — A Practice-Question Generator, and Making an App Remember  (30 min)</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Calibri" w:cs="Calibri" w:eastAsia="Calibri" w:hAnsi="Calibri"/>
          <w:color w:val="000000"/>
          <w:sz w:val="22"/>
          <w:szCs w:val="22"/>
          <w:rtl w:val="0"/>
        </w:rPr>
        <w:t xml:space="preserve">The second build moves faster, because the core loop is now familiar, and it adds three new ideas: an app whose output has a definite shape, the idea of an app that can remember things, and a second way of building altogether. The pattern of input, built-in instruction, and AI result is exactly as before; what is new sits on top of it.</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Fonts w:ascii="Calibri" w:cs="Calibri" w:eastAsia="Calibri" w:hAnsi="Calibri"/>
          <w:rtl w:val="0"/>
        </w:rPr>
        <w:t xml:space="preserve">5.1  The brief and the first preview</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Fonts w:ascii="Calibri" w:cs="Calibri" w:eastAsia="Calibri" w:hAnsi="Calibri"/>
          <w:color w:val="000000"/>
          <w:sz w:val="22"/>
          <w:szCs w:val="22"/>
          <w:rtl w:val="0"/>
        </w:rPr>
        <w:t xml:space="preserve">Consider a tuition teacher who prepares practice questions for school students week after week. It is necessary work and it is repetitive, and it is precisely the kind of task an AI app can take over. The tool the teacher wants: choose a topic and a class level, and get back a clean set of practice questions to use or adapt. The teacher gives the app a topic; the app gives back a question set. Here is the brief, again naming the five layers plus the input and the AI behaviour.</w:t>
      </w:r>
      <w:r w:rsidDel="00000000" w:rsidR="00000000" w:rsidRPr="00000000">
        <w:rPr>
          <w:rtl w:val="0"/>
        </w:rPr>
      </w:r>
    </w:p>
    <w:p w:rsidR="00000000" w:rsidDel="00000000" w:rsidP="00000000" w:rsidRDefault="00000000" w:rsidRPr="00000000" w14:paraId="00000040">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Build a web app for a tuition teacher who prepares practice questions for school students. The main purpose is to generate a set of practice questions on a topic the teacher chooses. The page should have a heading, a box to type the topic, a box to choose the class level, a box to choose how many questions are wanted, a button labelled “Generate questions,” and a space where the questions appear as a numbered list. When the teacher clicks the button, the app should produce clear practice questions on that topic, pitched at the chosen class level, in simple language. Keep the look plain and uncluttered. The audience is a school teacher who is not technical.</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Calibri" w:cs="Calibri" w:eastAsia="Calibri" w:hAnsi="Calibri"/>
          <w:color w:val="000000"/>
          <w:sz w:val="22"/>
          <w:szCs w:val="22"/>
          <w:rtl w:val="0"/>
        </w:rPr>
        <w:t xml:space="preserve">Lovable produces a first preview: fields for the topic, the level, and the number of questions, a button, and a space where a numbered list of questions appears when the button is pressed. Because the brief was clear, the first version is already close in shape to what the teacher needs. The refining here is about controlling the shape and accuracy of what comes out.</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Fonts w:ascii="Calibri" w:cs="Calibri" w:eastAsia="Calibri" w:hAnsi="Calibri"/>
          <w:rtl w:val="0"/>
        </w:rPr>
        <w:t xml:space="preserve">5.2  Structured output and refining the instruction</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Fonts w:ascii="Calibri" w:cs="Calibri" w:eastAsia="Calibri" w:hAnsi="Calibri"/>
          <w:color w:val="000000"/>
          <w:sz w:val="22"/>
          <w:szCs w:val="22"/>
          <w:rtl w:val="0"/>
        </w:rPr>
        <w:t xml:space="preserve">The new facet in this build is that the output has a definite structure — a numbered list of questions, perhaps of more than one type — rather than a single block of text like the shop reply. Controlling that structure is done through the built-in instruction, and it is the same format control you learned on Day 3, now baked in. The teacher refines the instruction one change at a time.</w:t>
      </w:r>
      <w:r w:rsidDel="00000000" w:rsidR="00000000" w:rsidRPr="00000000">
        <w:rPr>
          <w:rtl w:val="0"/>
        </w:rPr>
      </w:r>
    </w:p>
    <w:p w:rsidR="00000000" w:rsidDel="00000000" w:rsidP="00000000" w:rsidRDefault="00000000" w:rsidRPr="00000000" w14:paraId="00000044">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Change the instruction so the questions are a mix: some short one-mark questions and some longer questions that need a full answer, with the two kinds clearly separated.</w:t>
      </w: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Calibri" w:cs="Calibri" w:eastAsia="Calibri" w:hAnsi="Calibri"/>
          <w:color w:val="000000"/>
          <w:sz w:val="22"/>
          <w:szCs w:val="22"/>
          <w:rtl w:val="0"/>
        </w:rPr>
        <w:t xml:space="preserve">The output now has a useful shape rather than a flat list. The teacher then grounds the questions in what students will recognise and keeps them on topic.</w:t>
      </w:r>
      <w:r w:rsidDel="00000000" w:rsidR="00000000" w:rsidRPr="00000000">
        <w:rPr>
          <w:rtl w:val="0"/>
        </w:rPr>
      </w:r>
    </w:p>
    <w:p w:rsidR="00000000" w:rsidDel="00000000" w:rsidP="00000000" w:rsidRDefault="00000000" w:rsidRPr="00000000" w14:paraId="00000046">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Add to the instruction that the questions should use examples and contexts Indian school students recognise, and should stay strictly within the chosen topic and class level.</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Calibri" w:cs="Calibri" w:eastAsia="Calibri" w:hAnsi="Calibri"/>
          <w:color w:val="000000"/>
          <w:sz w:val="22"/>
          <w:szCs w:val="22"/>
          <w:rtl w:val="0"/>
        </w:rPr>
        <w:t xml:space="preserve">As with the reply assistant, testing means using it and judging the output, not just seeing that questions appear. The teacher generates a set on a topic they know well and reads the questions carefully, because an AI can produce a question that is subtly wrong, pitched at the wrong level, or just outside the syllabus, with the same confidence it produces a perfect one. The teacher’s subject knowledge is the verification step here; the app proposes, the teacher judges.</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Fonts w:ascii="Calibri" w:cs="Calibri" w:eastAsia="Calibri" w:hAnsi="Calibri"/>
          <w:rtl w:val="0"/>
        </w:rPr>
        <w:t xml:space="preserve">5.3  When an app needs to remember</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Calibri" w:cs="Calibri" w:eastAsia="Calibri" w:hAnsi="Calibri"/>
          <w:color w:val="000000"/>
          <w:sz w:val="22"/>
          <w:szCs w:val="22"/>
          <w:rtl w:val="0"/>
        </w:rPr>
        <w:t xml:space="preserve">So far, each time the teacher generates a set of questions and closes the app, the questions are gone. For a quick, throwaway tool that is perfectly fine. But the moment the teacher wants to keep the sets — to reuse them next term, or to build up a question bank over the year — the app needs to do something it cannot yet do: remember things between visits. An app that forgets everything the moment it closes can still be useful, but an app that holds on to what it produced is a different and more powerful kind of tool.</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color w:val="000000"/>
          <w:sz w:val="22"/>
          <w:szCs w:val="22"/>
          <w:rtl w:val="0"/>
        </w:rPr>
        <w:t xml:space="preserve">Remembering needs somewhere to keep the information — an organised store that holds the data even after the app is closed and reopened, so that what was saved yesterday is still there today. The tool used for this in the program’s toolkit is called Supabase. For today, that is the whole of what you need to take away: that an app can be given a memory, and that Supabase is the tool that provides one. The actual work of setting up such a store, deciding what is kept in it, and wiring it into the app is taught in full on Day 17, where databases and backends are the subject. It is named here only so that, when you wish an app could remember something, you know the idea has a tool and a day of its own. One thing is worth noting even now, because it follows from the privacy habit in the first build: the moment an app stores what people give it, the person who built it takes on responsibility for keeping that stored information safely, a point Day 17 returns to.</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Fonts w:ascii="Calibri" w:cs="Calibri" w:eastAsia="Calibri" w:hAnsi="Calibri"/>
          <w:rtl w:val="0"/>
        </w:rPr>
        <w:t xml:space="preserve">5.4  A second way to build: Claude Code</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color w:val="000000"/>
          <w:sz w:val="22"/>
          <w:szCs w:val="22"/>
          <w:rtl w:val="0"/>
        </w:rPr>
        <w:t xml:space="preserve">Every build so far, today and yesterday, has been made the same way: by describing what you want into Lovable’s chat box, in the browser, and watching a preview update. That is one way to build, and a very accessible one. There is a second way, which you will use more from tomorrow, and it is worth meeting now so the name is familiar. It is a tool called Claude Code.</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Calibri" w:cs="Calibri" w:eastAsia="Calibri" w:hAnsi="Calibri"/>
          <w:color w:val="000000"/>
          <w:sz w:val="22"/>
          <w:szCs w:val="22"/>
          <w:rtl w:val="0"/>
        </w:rPr>
        <w:t xml:space="preserve">Claude Code is, like Lovable, an AI you give building instructions to in plain language. The difference is where it works. Rather than building in a browser preview, Claude Code works directly in the project’s files — the actual code behind the app — making the changes you describe there. The underlying idea is exactly the one this whole module rests on: you describe what you want, and an AI does the technical work. What differs is that Claude Code works closer to the code itself, which gives more control over the details of an app and suits building that goes beyond what a browser preview comfortably handles. In practice you might tell it, in plain words, to add a feature to the question generator.</w:t>
      </w:r>
      <w:r w:rsidDel="00000000" w:rsidR="00000000" w:rsidRPr="00000000">
        <w:rPr>
          <w:rtl w:val="0"/>
        </w:rPr>
      </w:r>
    </w:p>
    <w:p w:rsidR="00000000" w:rsidDel="00000000" w:rsidP="00000000" w:rsidRDefault="00000000" w:rsidRPr="00000000" w14:paraId="0000004E">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In the question-generator project, add an option that lets the teacher download the generated questions as a simple document they can print.</w:t>
      </w:r>
      <w:r w:rsidDel="00000000" w:rsidR="00000000" w:rsidRPr="00000000">
        <w:rPr>
          <w:rtl w:val="0"/>
        </w:rPr>
      </w:r>
    </w:p>
    <w:p w:rsidR="00000000" w:rsidDel="00000000" w:rsidP="00000000" w:rsidRDefault="00000000" w:rsidRPr="00000000" w14:paraId="0000004F">
      <w:pPr>
        <w:spacing w:after="160" w:line="276" w:lineRule="auto"/>
        <w:rPr/>
      </w:pPr>
      <w:r w:rsidDel="00000000" w:rsidR="00000000" w:rsidRPr="00000000">
        <w:rPr>
          <w:rFonts w:ascii="Calibri" w:cs="Calibri" w:eastAsia="Calibri" w:hAnsi="Calibri"/>
          <w:color w:val="000000"/>
          <w:sz w:val="22"/>
          <w:szCs w:val="22"/>
          <w:rtl w:val="0"/>
        </w:rPr>
        <w:t xml:space="preserve">That is enough for today: Claude Code is a second way to build, working in the project’s files rather than a browser preview, driven by the same plain-language description. The full workflow of building this way — and using it alongside another tool called Cursor — is the subject of Day 16, where AI-assisted development is taught properly. For now it is enough to know that more than one road leads to a built app, and that this is the other one.</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Fonts w:ascii="Calibri" w:cs="Calibri" w:eastAsia="Calibri" w:hAnsi="Calibri"/>
          <w:color w:val="000000"/>
          <w:sz w:val="22"/>
          <w:szCs w:val="22"/>
          <w:rtl w:val="0"/>
        </w:rPr>
        <w:t xml:space="preserve">Confirm two ideas before continuing. First, why does a question generator that forgets everything when it closes need something extra if the teacher wants to keep the sets, and what is that something called? Second, in one sentence, how is building with Claude Code different from building in Lovable’s preview?</w:t>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Fonts w:ascii="Calibri" w:cs="Calibri" w:eastAsia="Calibri" w:hAnsi="Calibri"/>
          <w:rtl w:val="0"/>
        </w:rPr>
        <w:t xml:space="preserve">6.  Build Three — An Invoice and Quotation Drafter, and Trusting What It Produces  (28 min)</w:t>
      </w: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Fonts w:ascii="Calibri" w:cs="Calibri" w:eastAsia="Calibri" w:hAnsi="Calibri"/>
          <w:color w:val="000000"/>
          <w:sz w:val="22"/>
          <w:szCs w:val="22"/>
          <w:rtl w:val="0"/>
        </w:rPr>
        <w:t xml:space="preserve">The third build is a genuine business tool, and it is the one where the discipline of checking what an AI produces matters most, because the output goes to a paying customer with money attached to it. The build follows the same loop you now know well; the lesson sits in what you do with the result before it leaves your hands.</w: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Fonts w:ascii="Calibri" w:cs="Calibri" w:eastAsia="Calibri" w:hAnsi="Calibri"/>
          <w:rtl w:val="0"/>
        </w:rPr>
        <w:t xml:space="preserve">6.1  The brief and the first preview</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Calibri" w:cs="Calibri" w:eastAsia="Calibri" w:hAnsi="Calibri"/>
          <w:color w:val="000000"/>
          <w:sz w:val="22"/>
          <w:szCs w:val="22"/>
          <w:rtl w:val="0"/>
        </w:rPr>
        <w:t xml:space="preserve">Consider a small interior-painting contractor in Pune who has to send quotations to customers. The contractor knows the work and the prices but writes quotations slowly, by hand, in a format that does not always look professional. The tool wanted: type the customer’s name and a few rough notes about the work and the prices, and get back a clean, professional quotation ready to send. Rough notes go in, a polished quotation comes out. Here is the brief.</w:t>
      </w:r>
      <w:r w:rsidDel="00000000" w:rsidR="00000000" w:rsidRPr="00000000">
        <w:rPr>
          <w:rtl w:val="0"/>
        </w:rPr>
      </w:r>
    </w:p>
    <w:p w:rsidR="00000000" w:rsidDel="00000000" w:rsidP="00000000" w:rsidRDefault="00000000" w:rsidRPr="00000000" w14:paraId="00000055">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Build a web app for a small interior-painting contractor in Pune who needs to send quotations to customers. The main purpose is to turn the contractor’s rough notes into a clean, professional quotation. The page should have a heading, a box for the customer’s name, a box where the contractor lists the work and rough prices in plain words, a button labelled “Create quotation,” and a space where the finished quotation appears. When the contractor clicks the button, the app should turn the rough notes into a neat, professional quotation that lists each item with its price and a clear total at the bottom, written in polite, businesslike English. Keep the look clean and suitable for printing. The audience is a contractor who is not technical.</w:t>
      </w: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Calibri" w:cs="Calibri" w:eastAsia="Calibri" w:hAnsi="Calibri"/>
          <w:color w:val="000000"/>
          <w:sz w:val="22"/>
          <w:szCs w:val="22"/>
          <w:rtl w:val="0"/>
        </w:rPr>
        <w:t xml:space="preserve">Lovable returns a first preview: fields for the customer’s name and the rough notes, a button, and a space where a drafted quotation appears. From a few lines of rough notes, the app produces something that reads like a proper business document. The refining tightens its shape and tone.</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Fonts w:ascii="Calibri" w:cs="Calibri" w:eastAsia="Calibri" w:hAnsi="Calibri"/>
          <w:rtl w:val="0"/>
        </w:rPr>
        <w:t xml:space="preserve">6.2  The instruction and the refine loop</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Fonts w:ascii="Calibri" w:cs="Calibri" w:eastAsia="Calibri" w:hAnsi="Calibri"/>
          <w:color w:val="000000"/>
          <w:sz w:val="22"/>
          <w:szCs w:val="22"/>
          <w:rtl w:val="0"/>
        </w:rPr>
        <w:t xml:space="preserve">As with the other builds, the work is in the built-in instruction. The contractor refines it one change at a time, first fixing the shape of the quotation.</w:t>
      </w:r>
      <w:r w:rsidDel="00000000" w:rsidR="00000000" w:rsidRPr="00000000">
        <w:rPr>
          <w:rtl w:val="0"/>
        </w:rPr>
      </w:r>
    </w:p>
    <w:p w:rsidR="00000000" w:rsidDel="00000000" w:rsidP="00000000" w:rsidRDefault="00000000" w:rsidRPr="00000000" w14:paraId="00000059">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Add to the instruction that the quotation should list each item on its own line with its price, add up the prices, and show a clear total at the bottom.</w:t>
      </w:r>
      <w:r w:rsidDel="00000000" w:rsidR="00000000" w:rsidRPr="00000000">
        <w:rPr>
          <w:rtl w:val="0"/>
        </w:rPr>
      </w:r>
    </w:p>
    <w:p w:rsidR="00000000" w:rsidDel="00000000" w:rsidP="00000000" w:rsidRDefault="00000000" w:rsidRPr="00000000" w14:paraId="0000005A">
      <w:pPr>
        <w:spacing w:after="160" w:line="276" w:lineRule="auto"/>
        <w:rPr/>
      </w:pPr>
      <w:r w:rsidDel="00000000" w:rsidR="00000000" w:rsidRPr="00000000">
        <w:rPr>
          <w:rFonts w:ascii="Calibri" w:cs="Calibri" w:eastAsia="Calibri" w:hAnsi="Calibri"/>
          <w:color w:val="000000"/>
          <w:sz w:val="22"/>
          <w:szCs w:val="22"/>
          <w:rtl w:val="0"/>
        </w:rPr>
        <w:t xml:space="preserve">Then the tone, so it reads the way a small business speaks to a customer it values.</w:t>
      </w:r>
      <w:r w:rsidDel="00000000" w:rsidR="00000000" w:rsidRPr="00000000">
        <w:rPr>
          <w:rtl w:val="0"/>
        </w:rPr>
      </w:r>
    </w:p>
    <w:p w:rsidR="00000000" w:rsidDel="00000000" w:rsidP="00000000" w:rsidRDefault="00000000" w:rsidRPr="00000000" w14:paraId="0000005B">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Add to the instruction that the quotation should open with a polite line addressed to the customer by name and close with a short, friendly line, in the tone a small business would use with a valued customer.</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Calibri" w:cs="Calibri" w:eastAsia="Calibri" w:hAnsi="Calibri"/>
          <w:color w:val="000000"/>
          <w:sz w:val="22"/>
          <w:szCs w:val="22"/>
          <w:rtl w:val="0"/>
        </w:rPr>
        <w:t xml:space="preserve">Again, the visible page is simple and the instruction is doing the real work. By now this should feel like the natural rhythm of building an AI app: describe the interface, write and refine the instruction, and let the instruction carry the quality.</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Fonts w:ascii="Calibri" w:cs="Calibri" w:eastAsia="Calibri" w:hAnsi="Calibri"/>
          <w:rtl w:val="0"/>
        </w:rPr>
        <w:t xml:space="preserve">6.3  Checking the output before it goes to a customer</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Calibri" w:cs="Calibri" w:eastAsia="Calibri" w:hAnsi="Calibri"/>
          <w:color w:val="000000"/>
          <w:sz w:val="22"/>
          <w:szCs w:val="22"/>
          <w:rtl w:val="0"/>
        </w:rPr>
        <w:t xml:space="preserve">This is the build where trust, then verify, is not optional, because a quotation goes to a paying customer and carries real money. There are two things the contractor must check in every drafted quotation, every time, before it is sent.</w:t>
      </w:r>
      <w:r w:rsidDel="00000000" w:rsidR="00000000" w:rsidRPr="00000000">
        <w:rPr>
          <w:rtl w:val="0"/>
        </w:rPr>
      </w:r>
    </w:p>
    <w:p w:rsidR="00000000" w:rsidDel="00000000" w:rsidP="00000000" w:rsidRDefault="00000000" w:rsidRPr="00000000" w14:paraId="0000005F">
      <w:pPr>
        <w:spacing w:after="160" w:line="276" w:lineRule="auto"/>
        <w:rPr/>
      </w:pPr>
      <w:r w:rsidDel="00000000" w:rsidR="00000000" w:rsidRPr="00000000">
        <w:rPr>
          <w:rFonts w:ascii="Calibri" w:cs="Calibri" w:eastAsia="Calibri" w:hAnsi="Calibri"/>
          <w:color w:val="000000"/>
          <w:sz w:val="22"/>
          <w:szCs w:val="22"/>
          <w:rtl w:val="0"/>
        </w:rPr>
        <w:t xml:space="preserve">The first is the numbers. The app is turning rough notes into a tidy quotation, and it is tempting to assume the totals are therefore correct. They are not to be trusted on sight. An AI model predicts text, as you learned on Day 1; it is not a reliable calculator, and it can add a total wrongly or quietly alter a figure while “tidying” the notes. A wrong total in a quotation is a serious error, and it is the contractor’s error, not the app’s — the customer will hold the contractor to the figure that was sent. So every price and the total must be checked by the contractor before the quotation goes out.</w:t>
      </w:r>
      <w:r w:rsidDel="00000000" w:rsidR="00000000" w:rsidRPr="00000000">
        <w:rPr>
          <w:rtl w:val="0"/>
        </w:rPr>
      </w:r>
    </w:p>
    <w:p w:rsidR="00000000" w:rsidDel="00000000" w:rsidP="00000000" w:rsidRDefault="00000000" w:rsidRPr="00000000" w14:paraId="00000060">
      <w:pPr>
        <w:spacing w:after="160" w:line="276" w:lineRule="auto"/>
        <w:rPr/>
      </w:pPr>
      <w:r w:rsidDel="00000000" w:rsidR="00000000" w:rsidRPr="00000000">
        <w:rPr>
          <w:rFonts w:ascii="Calibri" w:cs="Calibri" w:eastAsia="Calibri" w:hAnsi="Calibri"/>
          <w:color w:val="000000"/>
          <w:sz w:val="22"/>
          <w:szCs w:val="22"/>
          <w:rtl w:val="0"/>
        </w:rPr>
        <w:t xml:space="preserve">The second is the claims. In making the language polished, the AI may add a confident line promising something the contractor never offered — a warranty, a completion date, a discount. Anything a quotation promises, the business is then expected to honour. So the contractor reads for promises that were not actually made and removes them. Between the numbers and the claims, the rule is the same one that has run through the program since Day 1: the more a result will cost you if it is wrong, the more carefully it must be checked, and a quotation with money and a customer attached sits firmly at that end.</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Calibri" w:cs="Calibri" w:eastAsia="Calibri" w:hAnsi="Calibri"/>
          <w:color w:val="000000"/>
          <w:sz w:val="22"/>
          <w:szCs w:val="22"/>
          <w:rtl w:val="0"/>
        </w:rPr>
        <w:t xml:space="preserve">There is a data point woven into this too. A quotation holds the customer’s details and the business’s own pricing, both of which are sensitive, and once a tool like this begins to store past quotations — the memory idea from the previous build, taught on Day 17 — the contractor becomes responsible for keeping that information safely. The honest way to use such a tool is the one that makes it valuable: it removes the drudgery of formatting and adding up, and it leaves the contractor doing the one thing that genuinely needs a person, which is making sure that what goes out under their name is true and correct.</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Calibri" w:cs="Calibri" w:eastAsia="Calibri" w:hAnsi="Calibri"/>
          <w:color w:val="000000"/>
          <w:sz w:val="22"/>
          <w:szCs w:val="22"/>
          <w:rtl w:val="0"/>
        </w:rPr>
        <w:t xml:space="preserve">Confirm two ideas before the close. First, name the two things the contractor must check in every drafted quotation before sending it, and why each matters. Second, why is “the app made the mistake” not an acceptable answer when a wrong total reaches a customer?</w:t>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Fonts w:ascii="Calibri" w:cs="Calibri" w:eastAsia="Calibri" w:hAnsi="Calibri"/>
          <w:rtl w:val="0"/>
        </w:rPr>
        <w:t xml:space="preserve">7.  Getting Your App Live, and Staying Capable  (12 min)</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Fonts w:ascii="Calibri" w:cs="Calibri" w:eastAsia="Calibri" w:hAnsi="Calibri"/>
          <w:rtl w:val="0"/>
        </w:rPr>
        <w:t xml:space="preserve">7.1  From preview to a live app</w:t>
      </w:r>
      <w:r w:rsidDel="00000000" w:rsidR="00000000" w:rsidRPr="00000000">
        <w:rPr>
          <w:rtl w:val="0"/>
        </w:rPr>
      </w:r>
    </w:p>
    <w:p w:rsidR="00000000" w:rsidDel="00000000" w:rsidP="00000000" w:rsidRDefault="00000000" w:rsidRPr="00000000" w14:paraId="00000065">
      <w:pPr>
        <w:spacing w:after="160" w:line="276" w:lineRule="auto"/>
        <w:rPr/>
      </w:pPr>
      <w:r w:rsidDel="00000000" w:rsidR="00000000" w:rsidRPr="00000000">
        <w:rPr>
          <w:rFonts w:ascii="Calibri" w:cs="Calibri" w:eastAsia="Calibri" w:hAnsi="Calibri"/>
          <w:color w:val="000000"/>
          <w:sz w:val="22"/>
          <w:szCs w:val="22"/>
          <w:rtl w:val="0"/>
        </w:rPr>
        <w:t xml:space="preserve">An app you have built lives, like yesterday’s website, as a preview that only you can see until you publish it. Lovable can publish it directly, turning it into a live link you can send to a real person so they can try it. The tools that sit around this are the ones you met yesterday: GitHub, where the code and its history are kept safe, and Vercel, one of the tools used to deploy a product properly so it runs reliably. For getting a working app in front of one real person today, Lovable’s own publish feature is enough, just as it was for a website.</w:t>
      </w:r>
      <w:r w:rsidDel="00000000" w:rsidR="00000000" w:rsidRPr="00000000">
        <w:rPr>
          <w:rtl w:val="0"/>
        </w:rPr>
      </w:r>
    </w:p>
    <w:p w:rsidR="00000000" w:rsidDel="00000000" w:rsidP="00000000" w:rsidRDefault="00000000" w:rsidRPr="00000000" w14:paraId="00000066">
      <w:pPr>
        <w:spacing w:after="160" w:line="276" w:lineRule="auto"/>
        <w:rPr/>
      </w:pPr>
      <w:r w:rsidDel="00000000" w:rsidR="00000000" w:rsidRPr="00000000">
        <w:rPr>
          <w:rFonts w:ascii="Calibri" w:cs="Calibri" w:eastAsia="Calibri" w:hAnsi="Calibri"/>
          <w:color w:val="000000"/>
          <w:sz w:val="22"/>
          <w:szCs w:val="22"/>
          <w:rtl w:val="0"/>
        </w:rPr>
        <w:t xml:space="preserve">There is one real difference worth naming. An app that calls an AI model, and especially one that also remembers things, has more going on behind it than a static page, so getting it properly live — on your own web address, reliable when many people use it at once, and mindful of cost — is more involved than publishing a simple site. It is worth knowing, even now, that every time an AI app does its work it makes a call to an AI model, and those calls carry a cost, which matters once real users start using the tool in numbers. The full work of deploying and scaling an app, and handling that cost, is the subject of Day 18. For today, publish it with Lovable, put it in front of one real person, and see whether it actually helps them — which is the only test that finally matters.</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Fonts w:ascii="Calibri" w:cs="Calibri" w:eastAsia="Calibri" w:hAnsi="Calibri"/>
          <w:rtl w:val="0"/>
        </w:rPr>
        <w:t xml:space="preserve">7.2  Staying capable as the tools change</w:t>
      </w:r>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rFonts w:ascii="Calibri" w:cs="Calibri" w:eastAsia="Calibri" w:hAnsi="Calibri"/>
          <w:color w:val="000000"/>
          <w:sz w:val="22"/>
          <w:szCs w:val="22"/>
          <w:rtl w:val="0"/>
        </w:rPr>
        <w:t xml:space="preserve">The tools named today — Lovable, Claude Code, Supabase — are strong choices for this work now, but app-building with AI is among the fastest-changing areas in all of technology, and any of these may be replaced by something better within a year. So hold them loosely. The lasting skill is not knowing where each button sits in Lovable; it is the way of working that carries across whatever tool you happen to be using. When you meet a new app-building tool, the useful questions are the same ones the program has returned to throughout. How would you find a capable tool for the job when the one you know is gone? How would you work out its real strengths and limits by testing it against the hard cases you now understand — whether the AI behaviour actually produces good output across different inputs, whether the app remembers what it should, whether it holds together when a real person uses it on a phone? And how would you look at the build from more than the obvious angle, judging it as the user will, with their goal in mind rather than only your own? A person who works this way stays capable no matter how the tools change beneath them, and that durability is worth far more than fluency in any one tool that will not last.</w:t>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Fonts w:ascii="Calibri" w:cs="Calibri" w:eastAsia="Calibri" w:hAnsi="Calibri"/>
          <w:rtl w:val="0"/>
        </w:rPr>
        <w:t xml:space="preserve">8.  What This Skill Is Worth  (12 min)</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Fonts w:ascii="Calibri" w:cs="Calibri" w:eastAsia="Calibri" w:hAnsi="Calibri"/>
          <w:rtl w:val="0"/>
        </w:rPr>
        <w:t xml:space="preserve">8.1  What people pay for</w:t>
      </w:r>
      <w:r w:rsidDel="00000000" w:rsidR="00000000" w:rsidRPr="00000000">
        <w:rPr>
          <w:rtl w:val="0"/>
        </w:rPr>
      </w:r>
    </w:p>
    <w:p w:rsidR="00000000" w:rsidDel="00000000" w:rsidP="00000000" w:rsidRDefault="00000000" w:rsidRPr="00000000" w14:paraId="0000006B">
      <w:pPr>
        <w:spacing w:after="160" w:line="276" w:lineRule="auto"/>
        <w:rPr/>
      </w:pPr>
      <w:r w:rsidDel="00000000" w:rsidR="00000000" w:rsidRPr="00000000">
        <w:rPr>
          <w:rFonts w:ascii="Calibri" w:cs="Calibri" w:eastAsia="Calibri" w:hAnsi="Calibri"/>
          <w:color w:val="000000"/>
          <w:sz w:val="22"/>
          <w:szCs w:val="22"/>
          <w:rtl w:val="0"/>
        </w:rPr>
        <w:t xml:space="preserve">Yesterday you saw that building someone a website in an afternoon is a genuinely marketable skill. Today’s skill is a step beyond it, because a small AI tool does ongoing work rather than only presenting information, and ongoing work is worth more to a business than a one-time page. Look at the three builds of today and what they really are: a shop owner’s hour of daily message-replying, taken over; a teacher’s weekly question-making, taken over; a contractor’s slow quotation-writing, taken over. Across Indian small business there are countless small, repetitive jobs exactly like these — necessary, time-consuming, and well within reach of an afternoon’s app.</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rFonts w:ascii="Calibri" w:cs="Calibri" w:eastAsia="Calibri" w:hAnsi="Calibri"/>
          <w:color w:val="000000"/>
          <w:sz w:val="22"/>
          <w:szCs w:val="22"/>
          <w:rtl w:val="0"/>
        </w:rPr>
        <w:t xml:space="preserve">A person who can build a small, reliable AI tool for one specific real need fills a gap that most businesses do not even know can be filled, because until very recently building any software at all meant hiring a developer and finding a budget they did not have. What such a business would pay you for is not the cleverness of the app. It is the plain fact that the tool quietly saves someone an hour a day, every day, on work they would rather not be doing. That saved hour, repeated, is the value, and it is the same pattern you have seen since Day 2: the tool does the mechanical part quickly, and the person is freed for the part that needs their judgement.</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Fonts w:ascii="Calibri" w:cs="Calibri" w:eastAsia="Calibri" w:hAnsi="Calibri"/>
          <w:rtl w:val="0"/>
        </w:rPr>
        <w:t xml:space="preserve">8.2  The productised micro-tool</w:t>
      </w:r>
      <w:r w:rsidDel="00000000" w:rsidR="00000000" w:rsidRPr="00000000">
        <w:rPr>
          <w:rtl w:val="0"/>
        </w:rPr>
      </w:r>
    </w:p>
    <w:p w:rsidR="00000000" w:rsidDel="00000000" w:rsidP="00000000" w:rsidRDefault="00000000" w:rsidRPr="00000000" w14:paraId="0000006E">
      <w:pPr>
        <w:spacing w:after="160" w:line="276" w:lineRule="auto"/>
        <w:rPr/>
      </w:pPr>
      <w:r w:rsidDel="00000000" w:rsidR="00000000" w:rsidRPr="00000000">
        <w:rPr>
          <w:rFonts w:ascii="Calibri" w:cs="Calibri" w:eastAsia="Calibri" w:hAnsi="Calibri"/>
          <w:color w:val="000000"/>
          <w:sz w:val="22"/>
          <w:szCs w:val="22"/>
          <w:rtl w:val="0"/>
        </w:rPr>
        <w:t xml:space="preserve">On Day 2 you saw three shapes a paid offering can take: the single gig done for many clients, the consulting that sells advice, and the productised service that sells one defined thing again and again. App-building suits the third shape especially well, and it is worth seeing why. Instead of building a different custom app for every client, you define one small tool that solves one common problem — a reply assistant for shops, a quotation drafter for contractors, a question generator for tuition centres — and you offer that same tool, set up for each new client, over and over. It takes more thought to define the tool well up front, but once you have built it once, repeating it for the next client of the same kind is fast, and that is what makes it grow.</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Calibri" w:cs="Calibri" w:eastAsia="Calibri" w:hAnsi="Calibri"/>
          <w:color w:val="000000"/>
          <w:sz w:val="22"/>
          <w:szCs w:val="22"/>
          <w:rtl w:val="0"/>
        </w:rPr>
        <w:t xml:space="preserve">One matter deserves honesty from the start, because your reputation rests on it. When you build and sell an AI tool, be straight about what it does and what it does not do. An AI tool of the kind you built today drafts; it does not replace the person’s judgement, and you should say so plainly rather than implying the tool is flawless or fully automatic. The reply assistant still needs the owner to read each reply before sending; the quotation drafter still needs its numbers checked. Selling such a tool as something that can be set up and forgotten sets the client up to be caught by exactly the mistakes you learned to check for today — the invented price, the wrong total — and that failure comes straight back to you. The people who build lasting reputations on this skill are the ones who hand over a tool with its limits made clear, not a magic box that quietly fails. Being honest about what the tool is, in the same spirit Day 2 described being honest about how work is produced, is not a constraint on the business; it is the foundation of one that lasts.</w:t>
      </w:r>
      <w:r w:rsidDel="00000000" w:rsidR="00000000" w:rsidRPr="00000000">
        <w:rPr>
          <w:rtl w:val="0"/>
        </w:rPr>
      </w:r>
    </w:p>
    <w:p w:rsidR="00000000" w:rsidDel="00000000" w:rsidP="00000000" w:rsidRDefault="00000000" w:rsidRPr="00000000" w14:paraId="00000070">
      <w:pPr>
        <w:spacing w:after="160" w:line="276" w:lineRule="auto"/>
        <w:rPr/>
      </w:pPr>
      <w:r w:rsidDel="00000000" w:rsidR="00000000" w:rsidRPr="00000000">
        <w:rPr>
          <w:rFonts w:ascii="Calibri" w:cs="Calibri" w:eastAsia="Calibri" w:hAnsi="Calibri"/>
          <w:color w:val="000000"/>
          <w:sz w:val="22"/>
          <w:szCs w:val="22"/>
          <w:rtl w:val="0"/>
        </w:rPr>
        <w:t xml:space="preserve">The way to begin is the way you began with images on Day 4: choose one small tool for one kind of local business you genuinely understand, build it, and show that business what it could do for them. A working tool they can try for themselves is worth more than any description of what you could build, and the business you understand from the inside is the one you can build the right tool for.</w:t>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Fonts w:ascii="Calibri" w:cs="Calibri" w:eastAsia="Calibri" w:hAnsi="Calibri"/>
          <w:rtl w:val="0"/>
        </w:rPr>
        <w:t xml:space="preserve">9.  Practice  (11 min)</w:t>
      </w:r>
      <w:r w:rsidDel="00000000" w:rsidR="00000000" w:rsidRPr="00000000">
        <w:rPr>
          <w:rtl w:val="0"/>
        </w:rPr>
      </w:r>
    </w:p>
    <w:p w:rsidR="00000000" w:rsidDel="00000000" w:rsidP="00000000" w:rsidRDefault="00000000" w:rsidRPr="00000000" w14:paraId="00000072">
      <w:pPr>
        <w:spacing w:after="160" w:line="276" w:lineRule="auto"/>
        <w:rPr/>
      </w:pPr>
      <w:r w:rsidDel="00000000" w:rsidR="00000000" w:rsidRPr="00000000">
        <w:rPr>
          <w:rFonts w:ascii="Calibri" w:cs="Calibri" w:eastAsia="Calibri" w:hAnsi="Calibri"/>
          <w:color w:val="000000"/>
          <w:sz w:val="22"/>
          <w:szCs w:val="22"/>
          <w:rtl w:val="0"/>
        </w:rPr>
        <w:t xml:space="preserve">Complete the following tasks on your own using the LMS resources and the tools introduced today. Each task tells you what to do, which tool to use, and what a good result looks like. Do them in order, because each one builds on the last.</w:t>
      </w:r>
      <w:r w:rsidDel="00000000" w:rsidR="00000000" w:rsidRPr="00000000">
        <w:rPr>
          <w:rtl w:val="0"/>
        </w:rPr>
      </w:r>
    </w:p>
    <w:p w:rsidR="00000000" w:rsidDel="00000000" w:rsidP="00000000" w:rsidRDefault="00000000" w:rsidRPr="00000000" w14:paraId="00000073">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1 — Build an AI app from a complete brief.  </w:t>
      </w:r>
      <w:r w:rsidDel="00000000" w:rsidR="00000000" w:rsidRPr="00000000">
        <w:rPr>
          <w:rFonts w:ascii="Calibri" w:cs="Calibri" w:eastAsia="Calibri" w:hAnsi="Calibri"/>
          <w:color w:val="000000"/>
          <w:sz w:val="22"/>
          <w:szCs w:val="22"/>
          <w:rtl w:val="0"/>
        </w:rPr>
        <w:t xml:space="preserve">Choose one of the three kinds of app from today — a reply assistant, a question generator, or a quotation or document drafter — for a real business or person you know, and build it in Lovable from a complete brief that names the five layers from yesterday plus the two new ones: what the user types in, and what the AI should do with it. A good result is a working first preview where you can type an input and get an AI-produced result back.</w:t>
      </w:r>
      <w:r w:rsidDel="00000000" w:rsidR="00000000" w:rsidRPr="00000000">
        <w:rPr>
          <w:rtl w:val="0"/>
        </w:rPr>
      </w:r>
    </w:p>
    <w:p w:rsidR="00000000" w:rsidDel="00000000" w:rsidP="00000000" w:rsidRDefault="00000000" w:rsidRPr="00000000" w14:paraId="00000074">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2 — Refine the built-in instruction.  </w:t>
      </w:r>
      <w:r w:rsidDel="00000000" w:rsidR="00000000" w:rsidRPr="00000000">
        <w:rPr>
          <w:rFonts w:ascii="Calibri" w:cs="Calibri" w:eastAsia="Calibri" w:hAnsi="Calibri"/>
          <w:color w:val="000000"/>
          <w:sz w:val="22"/>
          <w:szCs w:val="22"/>
          <w:rtl w:val="0"/>
        </w:rPr>
        <w:t xml:space="preserve">Improve your app by refining only its built-in instruction, one change at a time — give the AI a role, the context it needs, and the exact shape of output you want — and after each change, run the app and look at how the result changed. A good result is a noticeably better output and a short note showing that you know which change to the instruction caused it.</w:t>
      </w:r>
      <w:r w:rsidDel="00000000" w:rsidR="00000000" w:rsidRPr="00000000">
        <w:rPr>
          <w:rtl w:val="0"/>
        </w:rPr>
      </w:r>
    </w:p>
    <w:p w:rsidR="00000000" w:rsidDel="00000000" w:rsidP="00000000" w:rsidRDefault="00000000" w:rsidRPr="00000000" w14:paraId="00000075">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3 — Test the output, not just the app.  </w:t>
      </w:r>
      <w:r w:rsidDel="00000000" w:rsidR="00000000" w:rsidRPr="00000000">
        <w:rPr>
          <w:rFonts w:ascii="Calibri" w:cs="Calibri" w:eastAsia="Calibri" w:hAnsi="Calibri"/>
          <w:color w:val="000000"/>
          <w:sz w:val="22"/>
          <w:szCs w:val="22"/>
          <w:rtl w:val="0"/>
        </w:rPr>
        <w:t xml:space="preserve">Use your app with at least three different inputs, including one tricky one, and judge each result for whether it is accurate, appropriately worded, and free of anything the AI invented. List any output that ran but was wrong, and fix it by refining the instruction. A good result is an app whose outputs you have checked across several inputs, and a clear note of one case where the output needed correcting and how you fixed it.</w:t>
      </w: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4 — Shape one tool into an offering.  </w:t>
      </w:r>
      <w:r w:rsidDel="00000000" w:rsidR="00000000" w:rsidRPr="00000000">
        <w:rPr>
          <w:rFonts w:ascii="Calibri" w:cs="Calibri" w:eastAsia="Calibri" w:hAnsi="Calibri"/>
          <w:color w:val="000000"/>
          <w:sz w:val="22"/>
          <w:szCs w:val="22"/>
          <w:rtl w:val="0"/>
        </w:rPr>
        <w:t xml:space="preserve">Take the tool you built and write it as one specific productised offering for a kind of local business you understand: name the business, the one problem the tool solves, and one honest line about what the tool does and does not do for them. A good result is a single clear sentence describing a small AI tool you could set up repeatedly for that kind of business, with its limits stated honestly.</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nfo Vivencia" w:id="0" w:date="2026-06-24T08:05:19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repetitive, it's already said in the beginning, better to cut off the entire para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center"/>
      <w:rPr/>
    </w:pPr>
    <w:r w:rsidDel="00000000" w:rsidR="00000000" w:rsidRPr="00000000">
      <w:rPr>
        <w:rFonts w:ascii="Calibri" w:cs="Calibri" w:eastAsia="Calibri" w:hAnsi="Calibri"/>
        <w:color w:val="000000"/>
        <w:sz w:val="18"/>
        <w:szCs w:val="18"/>
        <w:rtl w:val="0"/>
      </w:rPr>
      <w:t xml:space="preserve">Internal — Trainers and Program Team Only   |   Page </w:t>
    </w:r>
    <w:r w:rsidDel="00000000" w:rsidR="00000000" w:rsidRPr="00000000">
      <w:rPr>
        <w:rFonts w:ascii="Calibri" w:cs="Calibri" w:eastAsia="Calibri" w:hAnsi="Calibri"/>
        <w:color w:val="00000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tabs>
        <w:tab w:val="right" w:leader="none" w:pos="9026"/>
      </w:tabs>
      <w:rPr/>
    </w:pPr>
    <w:r w:rsidDel="00000000" w:rsidR="00000000" w:rsidRPr="00000000">
      <w:rPr>
        <w:rFonts w:ascii="Calibri" w:cs="Calibri" w:eastAsia="Calibri" w:hAnsi="Calibri"/>
        <w:color w:val="000000"/>
        <w:sz w:val="18"/>
        <w:szCs w:val="18"/>
        <w:rtl w:val="0"/>
      </w:rPr>
      <w:t xml:space="preserve">ONROL — AI Generalist Program (Level 1)Day 15 — AI App Development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