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Calibri" w:cs="Calibri" w:eastAsia="Calibri" w:hAnsi="Calibri"/>
          <w:b w:val="1"/>
          <w:bCs w:val="1"/>
          <w:i w:val="0"/>
          <w:iCs w:val="0"/>
          <w:color w:val="000000"/>
          <w:sz w:val="24"/>
          <w:szCs w:val="24"/>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Calibri" w:cs="Calibri" w:eastAsia="Calibri" w:hAnsi="Calibri"/>
          <w:b w:val="1"/>
          <w:bCs w:val="1"/>
          <w:i w:val="0"/>
          <w:iCs w:val="0"/>
          <w:color w:val="000000"/>
          <w:sz w:val="30"/>
          <w:szCs w:val="30"/>
          <w:rtl w:val="0"/>
        </w:rPr>
        <w:t xml:space="preserve">Day 12 — RAG (Retrieval-Augmented Generation) Basics</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Calibri" w:cs="Calibri" w:eastAsia="Calibri" w:hAnsi="Calibri"/>
          <w:b w:val="0"/>
          <w:bCs w:val="0"/>
          <w:i w:val="0"/>
          <w:iCs w:val="0"/>
          <w:color w:val="000000"/>
          <w:sz w:val="22"/>
          <w:szCs w:val="22"/>
          <w:rtl w:val="0"/>
        </w:rPr>
        <w:t xml:space="preserve">Module 3  |  Delivery: Online (Zoom)</w:t>
      </w:r>
      <w:r w:rsidDel="00000000" w:rsidR="00000000" w:rsidRPr="00000000">
        <w:rPr>
          <w:rtl w:val="0"/>
        </w:rPr>
      </w:r>
    </w:p>
    <w:p w:rsidR="00000000" w:rsidDel="00000000" w:rsidP="00000000" w:rsidRDefault="00000000" w:rsidRPr="00000000" w14:paraId="00000004">
      <w:pPr>
        <w:spacing w:after="160" w:line="276" w:lineRule="auto"/>
        <w:rPr/>
      </w:pPr>
      <w:ins w:author="Info Vivencia" w:id="0" w:date="2026-06-21T17:12:58Z">
        <w:r w:rsidDel="00000000" w:rsidR="00000000" w:rsidRPr="00000000">
          <w:rPr>
            <w:rtl w:val="0"/>
          </w:rPr>
          <w:t xml:space="preserve">This is a core reference for RAG in this program, this is written as a self contained teaching resource acting as a guide to anyone ,specifically a trainer who has never delivered this session before should be able to teach these topics and a student reading it on their own should be able to learn properly using this document alone.   </w:t>
        </w:r>
      </w:ins>
      <w:del w:author="Info Vivencia" w:id="0" w:date="2026-06-21T17:12:58Z">
        <w:r w:rsidDel="00000000" w:rsidR="00000000" w:rsidRPr="00000000">
          <w:rPr>
            <w:rFonts w:ascii="Calibri" w:cs="Calibri" w:eastAsia="Calibri" w:hAnsi="Calibri"/>
            <w:color w:val="000000"/>
            <w:sz w:val="22"/>
            <w:szCs w:val="22"/>
            <w:rtl w:val="0"/>
          </w:rPr>
          <w:delText xml:space="preserve">This chapter is the core reference for RAG in the program. It is written as a self-contained teaching resource: a trainer who has never delivered this session before should be able to teach it correctly from this document alone, and a student reading it on their own should be able to learn from it directly. </w:delText>
        </w:r>
      </w:del>
      <w:r w:rsidDel="00000000" w:rsidR="00000000" w:rsidRPr="00000000">
        <w:rPr>
          <w:rFonts w:ascii="Calibri" w:cs="Calibri" w:eastAsia="Calibri" w:hAnsi="Calibri"/>
          <w:color w:val="000000"/>
          <w:sz w:val="22"/>
          <w:szCs w:val="22"/>
          <w:rtl w:val="0"/>
        </w:rPr>
        <w:t xml:space="preserve">It also </w:t>
      </w:r>
      <w:ins w:author="Info Vivencia" w:id="1" w:date="2026-06-23T11:30:30Z">
        <w:r w:rsidDel="00000000" w:rsidR="00000000" w:rsidRPr="00000000">
          <w:rPr>
            <w:rtl w:val="0"/>
            <w:rPrChange w:author="Info Vivencia" w:id="2" w:date="2026-06-23T11:30:30Z">
              <w:rPr>
                <w:rFonts w:ascii="Calibri" w:cs="Calibri" w:eastAsia="Calibri" w:hAnsi="Calibri"/>
                <w:color w:val="000000"/>
                <w:sz w:val="22"/>
                <w:szCs w:val="22"/>
              </w:rPr>
            </w:rPrChange>
          </w:rPr>
          <w:t xml:space="preserve">goes</w:t>
        </w:r>
      </w:ins>
      <w:del w:author="Info Vivencia" w:id="1" w:date="2026-06-23T11:30:30Z">
        <w:r w:rsidDel="00000000" w:rsidR="00000000" w:rsidRPr="00000000">
          <w:rPr>
            <w:rtl w:val="0"/>
            <w:rPrChange w:author="Info Vivencia" w:id="2" w:date="2026-06-23T11:30:30Z">
              <w:rPr>
                <w:rFonts w:ascii="Calibri" w:cs="Calibri" w:eastAsia="Calibri" w:hAnsi="Calibri"/>
                <w:color w:val="000000"/>
                <w:sz w:val="22"/>
                <w:szCs w:val="22"/>
              </w:rPr>
            </w:rPrChange>
          </w:rPr>
          <w:delText xml:space="preserve">g0oes</w:delText>
        </w:r>
      </w:del>
      <w:r w:rsidDel="00000000" w:rsidR="00000000" w:rsidRPr="00000000">
        <w:rPr>
          <w:rFonts w:ascii="Calibri" w:cs="Calibri" w:eastAsia="Calibri" w:hAnsi="Calibri"/>
          <w:color w:val="000000"/>
          <w:sz w:val="22"/>
          <w:szCs w:val="22"/>
          <w:rtl w:val="0"/>
        </w:rPr>
        <w:t xml:space="preserve"> beyond a single session in depth, so that it stands as the document to return to whenever a question about RAG comes up later in the program. It addresses the reader as you throughout, because the subject matter is the same for both.</w:t>
      </w:r>
      <w:r w:rsidDel="00000000" w:rsidR="00000000" w:rsidRPr="00000000">
        <w:rPr>
          <w:rtl w:val="0"/>
        </w:rPr>
      </w:r>
    </w:p>
    <w:p w:rsidR="00000000" w:rsidDel="00000000" w:rsidP="00000000" w:rsidRDefault="00000000" w:rsidRPr="00000000" w14:paraId="00000005">
      <w:pPr>
        <w:spacing w:after="160" w:line="276" w:lineRule="auto"/>
        <w:rPr>
          <w:del w:author="Info Vivencia" w:id="17" w:date="2026-06-23T11:36:20Z"/>
        </w:rPr>
      </w:pPr>
      <w:r w:rsidDel="00000000" w:rsidR="00000000" w:rsidRPr="00000000">
        <w:rPr>
          <w:rFonts w:ascii="Calibri" w:cs="Calibri" w:eastAsia="Calibri" w:hAnsi="Calibri"/>
          <w:color w:val="000000"/>
          <w:sz w:val="22"/>
          <w:szCs w:val="22"/>
          <w:rtl w:val="0"/>
        </w:rPr>
        <w:t xml:space="preserve">Over the last two days you built AI agents that can carry out tasks on their own </w:t>
      </w:r>
      <w:del w:author="Info Vivencia" w:id="3" w:date="2026-06-21T17:50:44Z">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first a single agent, then several working together. Today the focus moves from what an agent can do to what it </w:t>
      </w:r>
      <w:ins w:author="Info Vivencia" w:id="4" w:date="2026-06-23T11:30:42Z">
        <w:r w:rsidDel="00000000" w:rsidR="00000000" w:rsidRPr="00000000">
          <w:rPr>
            <w:rtl w:val="0"/>
            <w:rPrChange w:author="Info Vivencia" w:id="5" w:date="2026-06-23T11:30:42Z">
              <w:rPr>
                <w:rFonts w:ascii="Calibri" w:cs="Calibri" w:eastAsia="Calibri" w:hAnsi="Calibri"/>
                <w:color w:val="000000"/>
                <w:sz w:val="22"/>
                <w:szCs w:val="22"/>
              </w:rPr>
            </w:rPrChange>
          </w:rPr>
          <w:t xml:space="preserve">already</w:t>
        </w:r>
      </w:ins>
      <w:r w:rsidDel="00000000" w:rsidR="00000000" w:rsidRPr="00000000">
        <w:rPr>
          <w:rtl w:val="0"/>
          <w:rPrChange w:author="Info Vivencia" w:id="5" w:date="2026-06-23T11:30:42Z">
            <w:rPr>
              <w:rFonts w:ascii="Calibri" w:cs="Calibri" w:eastAsia="Calibri" w:hAnsi="Calibri"/>
              <w:color w:val="000000"/>
              <w:sz w:val="22"/>
              <w:szCs w:val="22"/>
            </w:rPr>
          </w:rPrChange>
        </w:rPr>
        <w:t xml:space="preserve"> knows </w:t>
      </w:r>
      <w:r w:rsidDel="00000000" w:rsidR="00000000" w:rsidRPr="00000000">
        <w:rPr>
          <w:rFonts w:ascii="Calibri" w:cs="Calibri" w:eastAsia="Calibri" w:hAnsi="Calibri"/>
          <w:color w:val="000000"/>
          <w:sz w:val="22"/>
          <w:szCs w:val="22"/>
          <w:rtl w:val="0"/>
        </w:rPr>
        <w:t xml:space="preserve">.</w:t>
      </w:r>
      <w:ins w:author="Info Vivencia" w:id="6" w:date="2026-06-23T11:31:43Z">
        <w:r w:rsidDel="00000000" w:rsidR="00000000" w:rsidRPr="00000000">
          <w:rPr>
            <w:rFonts w:ascii="Calibri" w:cs="Calibri" w:eastAsia="Calibri" w:hAnsi="Calibri"/>
            <w:color w:val="000000"/>
            <w:sz w:val="22"/>
            <w:szCs w:val="22"/>
            <w:rtl w:val="0"/>
          </w:rPr>
          <w:t xml:space="preserve">An agent is </w:t>
        </w:r>
        <w:r w:rsidDel="00000000" w:rsidR="00000000" w:rsidRPr="00000000">
          <w:rPr>
            <w:rtl w:val="0"/>
            <w:rPrChange w:author="Info Vivencia" w:id="7" w:date="2026-06-23T11:31:43Z">
              <w:rPr>
                <w:rFonts w:ascii="Calibri" w:cs="Calibri" w:eastAsia="Calibri" w:hAnsi="Calibri"/>
                <w:color w:val="000000"/>
                <w:sz w:val="22"/>
                <w:szCs w:val="22"/>
              </w:rPr>
            </w:rPrChange>
          </w:rPr>
          <w:t xml:space="preserve">only as capable as its knowledge base, </w:t>
        </w:r>
      </w:ins>
      <w:del w:author="Info Vivencia" w:id="6" w:date="2026-06-23T11:31:43Z">
        <w:r w:rsidDel="00000000" w:rsidR="00000000" w:rsidRPr="00000000">
          <w:rPr>
            <w:rFonts w:ascii="Calibri" w:cs="Calibri" w:eastAsia="Calibri" w:hAnsi="Calibri"/>
            <w:color w:val="000000"/>
            <w:sz w:val="22"/>
            <w:szCs w:val="22"/>
            <w:rtl w:val="0"/>
          </w:rPr>
          <w:delText xml:space="preserve"> An agent is only as useful as the information it can draw on</w:delText>
        </w:r>
      </w:del>
      <w:r w:rsidDel="00000000" w:rsidR="00000000" w:rsidRPr="00000000">
        <w:rPr>
          <w:rFonts w:ascii="Calibri" w:cs="Calibri" w:eastAsia="Calibri" w:hAnsi="Calibri"/>
          <w:color w:val="000000"/>
          <w:sz w:val="22"/>
          <w:szCs w:val="22"/>
          <w:rtl w:val="0"/>
        </w:rPr>
        <w:t xml:space="preserve">, and so far every tool in this program has answered from a fixed, general store of knowledge that knows nothing about your particular shop, your client, or your documents. Today you learn how to change that: how to connect an AI to a body of knowledge you choose, so that its answers come from your information rather than its general memory. The </w:t>
      </w:r>
      <w:ins w:author="Info Vivencia" w:id="8" w:date="2026-06-23T11:35:40Z">
        <w:r w:rsidDel="00000000" w:rsidR="00000000" w:rsidRPr="00000000">
          <w:rPr>
            <w:rFonts w:ascii="Calibri" w:cs="Calibri" w:eastAsia="Calibri" w:hAnsi="Calibri"/>
            <w:color w:val="000000"/>
            <w:sz w:val="22"/>
            <w:szCs w:val="22"/>
            <w:rtl w:val="0"/>
          </w:rPr>
          <w:t xml:space="preserve"> very</w:t>
        </w:r>
        <w:r w:rsidDel="00000000" w:rsidR="00000000" w:rsidRPr="00000000">
          <w:rPr>
            <w:rtl w:val="0"/>
            <w:rPrChange w:author="Info Vivencia" w:id="9" w:date="2026-06-23T11:35:40Z">
              <w:rPr>
                <w:rFonts w:ascii="Calibri" w:cs="Calibri" w:eastAsia="Calibri" w:hAnsi="Calibri"/>
                <w:color w:val="000000"/>
                <w:sz w:val="22"/>
                <w:szCs w:val="22"/>
              </w:rPr>
            </w:rPrChange>
          </w:rPr>
          <w:t xml:space="preserve"> </w:t>
        </w:r>
      </w:ins>
      <w:r w:rsidDel="00000000" w:rsidR="00000000" w:rsidRPr="00000000">
        <w:rPr>
          <w:rFonts w:ascii="Calibri" w:cs="Calibri" w:eastAsia="Calibri" w:hAnsi="Calibri"/>
          <w:color w:val="000000"/>
          <w:sz w:val="22"/>
          <w:szCs w:val="22"/>
          <w:rtl w:val="0"/>
        </w:rPr>
        <w:t xml:space="preserve">technique that makes this possible is called Retrieval-Augmented Generation, almost always shortened to RAG, and this chapter</w:t>
      </w:r>
      <w:ins w:author="Info Vivencia" w:id="10" w:date="2026-06-23T11:37:24Z">
        <w:r w:rsidDel="00000000" w:rsidR="00000000" w:rsidRPr="00000000">
          <w:rPr>
            <w:rFonts w:ascii="Calibri" w:cs="Calibri" w:eastAsia="Calibri" w:hAnsi="Calibri"/>
            <w:color w:val="000000"/>
            <w:sz w:val="22"/>
            <w:szCs w:val="22"/>
            <w:rtl w:val="0"/>
          </w:rPr>
          <w:t xml:space="preserve"> he</w:t>
        </w:r>
        <w:r w:rsidDel="00000000" w:rsidR="00000000" w:rsidRPr="00000000">
          <w:rPr>
            <w:rtl w:val="0"/>
            <w:rPrChange w:author="Info Vivencia" w:id="11" w:date="2026-06-23T11:37:24Z">
              <w:rPr>
                <w:rFonts w:ascii="Calibri" w:cs="Calibri" w:eastAsia="Calibri" w:hAnsi="Calibri"/>
                <w:color w:val="000000"/>
                <w:sz w:val="22"/>
                <w:szCs w:val="22"/>
              </w:rPr>
            </w:rPrChange>
          </w:rPr>
          <w:t xml:space="preserve">lps in showing how the skill becomes a service you can sell by </w:t>
        </w:r>
      </w:ins>
      <w:r w:rsidDel="00000000" w:rsidR="00000000" w:rsidRPr="00000000">
        <w:rPr>
          <w:rFonts w:ascii="Calibri" w:cs="Calibri" w:eastAsia="Calibri" w:hAnsi="Calibri"/>
          <w:color w:val="000000"/>
          <w:sz w:val="22"/>
          <w:szCs w:val="22"/>
          <w:rtl w:val="0"/>
        </w:rPr>
        <w:t xml:space="preserve"> </w:t>
      </w:r>
      <w:del w:author="Info Vivencia" w:id="12" w:date="2026-06-23T11:37:22Z">
        <w:r w:rsidDel="00000000" w:rsidR="00000000" w:rsidRPr="00000000">
          <w:rPr>
            <w:rFonts w:ascii="Calibri" w:cs="Calibri" w:eastAsia="Calibri" w:hAnsi="Calibri"/>
            <w:color w:val="000000"/>
            <w:sz w:val="22"/>
            <w:szCs w:val="22"/>
            <w:rtl w:val="0"/>
          </w:rPr>
          <w:delText xml:space="preserve">takes you from what it is, </w:delText>
        </w:r>
      </w:del>
      <w:del w:author="Info Vivencia" w:id="13" w:date="2026-06-23T11:38:16Z">
        <w:r w:rsidDel="00000000" w:rsidR="00000000" w:rsidRPr="00000000">
          <w:rPr>
            <w:rFonts w:ascii="Calibri" w:cs="Calibri" w:eastAsia="Calibri" w:hAnsi="Calibri"/>
            <w:color w:val="000000"/>
            <w:sz w:val="22"/>
            <w:szCs w:val="22"/>
            <w:rtl w:val="0"/>
          </w:rPr>
          <w:delText xml:space="preserve">through</w:delText>
        </w:r>
      </w:del>
      <w:ins w:author="Info Vivencia" w:id="13" w:date="2026-06-23T11:38:16Z">
        <w:r w:rsidDel="00000000" w:rsidR="00000000" w:rsidRPr="00000000">
          <w:rPr>
            <w:rFonts w:ascii="Calibri" w:cs="Calibri" w:eastAsia="Calibri" w:hAnsi="Calibri"/>
            <w:color w:val="000000"/>
            <w:sz w:val="22"/>
            <w:szCs w:val="22"/>
            <w:rtl w:val="0"/>
          </w:rPr>
          <w:t xml:space="preserve"> explo</w:t>
        </w:r>
        <w:r w:rsidDel="00000000" w:rsidR="00000000" w:rsidRPr="00000000">
          <w:rPr>
            <w:rtl w:val="0"/>
            <w:rPrChange w:author="Info Vivencia" w:id="14" w:date="2026-06-23T11:38:16Z">
              <w:rPr>
                <w:rFonts w:ascii="Calibri" w:cs="Calibri" w:eastAsia="Calibri" w:hAnsi="Calibri"/>
                <w:color w:val="000000"/>
                <w:sz w:val="22"/>
                <w:szCs w:val="22"/>
              </w:rPr>
            </w:rPrChange>
          </w:rPr>
          <w:t xml:space="preserve">ring</w:t>
        </w:r>
      </w:ins>
      <w:r w:rsidDel="00000000" w:rsidR="00000000" w:rsidRPr="00000000">
        <w:rPr>
          <w:rFonts w:ascii="Calibri" w:cs="Calibri" w:eastAsia="Calibri" w:hAnsi="Calibri"/>
          <w:color w:val="000000"/>
          <w:sz w:val="22"/>
          <w:szCs w:val="22"/>
          <w:rtl w:val="0"/>
        </w:rPr>
        <w:t xml:space="preserve"> how it works underneath, how to prepare knowledge for it </w:t>
      </w:r>
      <w:del w:author="Info Vivencia" w:id="15" w:date="2026-06-23T11:38:38Z">
        <w:r w:rsidDel="00000000" w:rsidR="00000000" w:rsidRPr="00000000">
          <w:rPr>
            <w:rFonts w:ascii="Calibri" w:cs="Calibri" w:eastAsia="Calibri" w:hAnsi="Calibri"/>
            <w:color w:val="000000"/>
            <w:sz w:val="22"/>
            <w:szCs w:val="22"/>
            <w:rtl w:val="0"/>
          </w:rPr>
          <w:delText xml:space="preserve">,</w:delText>
        </w:r>
      </w:del>
      <w:ins w:author="Info Vivencia" w:id="15" w:date="2026-06-23T11:38:38Z">
        <w:r w:rsidDel="00000000" w:rsidR="00000000" w:rsidRPr="00000000">
          <w:rPr>
            <w:rFonts w:ascii="Calibri" w:cs="Calibri" w:eastAsia="Calibri" w:hAnsi="Calibri"/>
            <w:color w:val="000000"/>
            <w:sz w:val="22"/>
            <w:szCs w:val="22"/>
            <w:rtl w:val="0"/>
          </w:rPr>
          <w:t xml:space="preserve"> and to </w:t>
        </w:r>
      </w:ins>
      <w:r w:rsidDel="00000000" w:rsidR="00000000" w:rsidRPr="00000000">
        <w:rPr>
          <w:rFonts w:ascii="Calibri" w:cs="Calibri" w:eastAsia="Calibri" w:hAnsi="Calibri"/>
          <w:color w:val="000000"/>
          <w:sz w:val="22"/>
          <w:szCs w:val="22"/>
          <w:rtl w:val="0"/>
        </w:rPr>
        <w:t xml:space="preserve"> build</w:t>
      </w:r>
      <w:del w:author="Info Vivencia" w:id="16" w:date="2026-06-23T11:38:51Z">
        <w:r w:rsidDel="00000000" w:rsidR="00000000" w:rsidRPr="00000000">
          <w:rPr>
            <w:rFonts w:ascii="Calibri" w:cs="Calibri" w:eastAsia="Calibri" w:hAnsi="Calibri"/>
            <w:color w:val="000000"/>
            <w:sz w:val="22"/>
            <w:szCs w:val="22"/>
            <w:rtl w:val="0"/>
          </w:rPr>
          <w:delText xml:space="preserve">ing</w:delText>
        </w:r>
      </w:del>
      <w:r w:rsidDel="00000000" w:rsidR="00000000" w:rsidRPr="00000000">
        <w:rPr>
          <w:rFonts w:ascii="Calibri" w:cs="Calibri" w:eastAsia="Calibri" w:hAnsi="Calibri"/>
          <w:color w:val="000000"/>
          <w:sz w:val="22"/>
          <w:szCs w:val="22"/>
          <w:rtl w:val="0"/>
        </w:rPr>
        <w:t xml:space="preserve"> a working version without code</w:t>
      </w:r>
      <w:ins w:author="Info Vivencia" w:id="17" w:date="2026-06-23T11:36:20Z">
        <w:r w:rsidDel="00000000" w:rsidR="00000000" w:rsidRPr="00000000">
          <w:rPr>
            <w:rFonts w:ascii="Calibri" w:cs="Calibri" w:eastAsia="Calibri" w:hAnsi="Calibri"/>
            <w:color w:val="000000"/>
            <w:sz w:val="22"/>
            <w:szCs w:val="22"/>
            <w:rtl w:val="0"/>
          </w:rPr>
          <w:t xml:space="preserve">. </w:t>
        </w:r>
      </w:ins>
      <w:del w:author="Info Vivencia" w:id="17" w:date="2026-06-23T11:36:20Z">
        <w:r w:rsidDel="00000000" w:rsidR="00000000" w:rsidRPr="00000000">
          <w:rPr>
            <w:rFonts w:ascii="Calibri" w:cs="Calibri" w:eastAsia="Calibri" w:hAnsi="Calibri"/>
            <w:color w:val="000000"/>
            <w:sz w:val="22"/>
            <w:szCs w:val="22"/>
            <w:rtl w:val="0"/>
          </w:rPr>
          <w:delText xml:space="preserve">, where it succeeds and where it struggles, and finally how the skill becomes a service you can sell.</w:delText>
        </w:r>
        <w:r w:rsidDel="00000000" w:rsidR="00000000" w:rsidRPr="00000000">
          <w:rPr>
            <w:rtl w:val="0"/>
          </w:rPr>
        </w:r>
      </w:del>
    </w:p>
    <w:p w:rsidR="00000000" w:rsidDel="00000000" w:rsidP="00000000" w:rsidRDefault="00000000" w:rsidRPr="00000000" w14:paraId="00000006">
      <w:pPr>
        <w:spacing w:after="160" w:line="276" w:lineRule="auto"/>
        <w:rPr/>
        <w:pPrChange w:author="Info Vivencia" w:id="0" w:date="2026-06-23T11:36:20Z">
          <w:pPr>
            <w:pStyle w:val="Heading1"/>
            <w:spacing w:after="160" w:before="280" w:lineRule="auto"/>
          </w:pPr>
        </w:pPrChange>
      </w:pPr>
      <w:r w:rsidDel="00000000" w:rsidR="00000000" w:rsidRPr="00000000">
        <w:rPr>
          <w:rFonts w:ascii="Calibri" w:cs="Calibri" w:eastAsia="Calibri" w:hAnsi="Calibri"/>
          <w:b w:val="1"/>
          <w:bCs w:val="1"/>
          <w:color w:val="000000"/>
          <w:sz w:val="30"/>
          <w:szCs w:val="30"/>
          <w:rtl w:val="0"/>
        </w:rPr>
        <w:t xml:space="preserve">1.  Orientation: From General Answers to Grounded Answers</w:t>
      </w:r>
      <w:r w:rsidDel="00000000" w:rsidR="00000000" w:rsidRPr="00000000">
        <w:rPr>
          <w:rtl w:val="0"/>
        </w:rPr>
      </w:r>
    </w:p>
    <w:p w:rsidR="00000000" w:rsidDel="00000000" w:rsidP="00000000" w:rsidRDefault="00000000" w:rsidRPr="00000000" w14:paraId="00000007">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1.1  Where this session sits in the module</w:t>
      </w:r>
      <w:r w:rsidDel="00000000" w:rsidR="00000000" w:rsidRPr="00000000">
        <w:rPr>
          <w:rtl w:val="0"/>
        </w:rPr>
      </w:r>
    </w:p>
    <w:p w:rsidR="00000000" w:rsidDel="00000000" w:rsidP="00000000" w:rsidRDefault="00000000" w:rsidRPr="00000000" w14:paraId="00000008">
      <w:pPr>
        <w:spacing w:after="160" w:line="276" w:lineRule="auto"/>
        <w:rPr>
          <w:del w:author="Info Vivencia" w:id="29" w:date="2026-06-24T05:28:49Z"/>
        </w:rPr>
      </w:pPr>
      <w:r w:rsidDel="00000000" w:rsidR="00000000" w:rsidRPr="00000000">
        <w:rPr>
          <w:rFonts w:ascii="Calibri" w:cs="Calibri" w:eastAsia="Calibri" w:hAnsi="Calibri"/>
          <w:color w:val="000000"/>
          <w:sz w:val="22"/>
          <w:szCs w:val="22"/>
          <w:rtl w:val="0"/>
        </w:rPr>
        <w:t xml:space="preserve">This is the third day of Module 3, </w:t>
      </w:r>
      <w:del w:author="Info Vivencia" w:id="19" w:date="2026-06-23T11:39:18Z">
        <w:r w:rsidDel="00000000" w:rsidR="00000000" w:rsidRPr="00000000">
          <w:rPr>
            <w:rFonts w:ascii="Calibri" w:cs="Calibri" w:eastAsia="Calibri" w:hAnsi="Calibri"/>
            <w:color w:val="000000"/>
            <w:sz w:val="22"/>
            <w:szCs w:val="22"/>
            <w:rtl w:val="0"/>
          </w:rPr>
          <w:delText xml:space="preserve">the</w:delText>
        </w:r>
      </w:del>
      <w:r w:rsidDel="00000000" w:rsidR="00000000" w:rsidRPr="00000000">
        <w:rPr>
          <w:rFonts w:ascii="Calibri" w:cs="Calibri" w:eastAsia="Calibri" w:hAnsi="Calibri"/>
          <w:color w:val="000000"/>
          <w:sz w:val="22"/>
          <w:szCs w:val="22"/>
          <w:rtl w:val="0"/>
        </w:rPr>
        <w:t xml:space="preserve"> </w:t>
      </w:r>
      <w:ins w:author="Info Vivencia" w:id="20" w:date="2026-06-23T11:39:21Z">
        <w:r w:rsidDel="00000000" w:rsidR="00000000" w:rsidRPr="00000000">
          <w:rPr>
            <w:rFonts w:ascii="Calibri" w:cs="Calibri" w:eastAsia="Calibri" w:hAnsi="Calibri"/>
            <w:color w:val="000000"/>
            <w:sz w:val="22"/>
            <w:szCs w:val="22"/>
            <w:rtl w:val="0"/>
          </w:rPr>
          <w:t xml:space="preserve">a</w:t>
        </w:r>
        <w:r w:rsidDel="00000000" w:rsidR="00000000" w:rsidRPr="00000000">
          <w:rPr>
            <w:rtl w:val="0"/>
            <w:rPrChange w:author="Info Vivencia" w:id="21" w:date="2026-06-23T11:39:21Z">
              <w:rPr>
                <w:rFonts w:ascii="Calibri" w:cs="Calibri" w:eastAsia="Calibri" w:hAnsi="Calibri"/>
                <w:color w:val="000000"/>
                <w:sz w:val="22"/>
                <w:szCs w:val="22"/>
              </w:rPr>
            </w:rPrChange>
          </w:rPr>
          <w:t xml:space="preserve"> </w:t>
        </w:r>
      </w:ins>
      <w:r w:rsidDel="00000000" w:rsidR="00000000" w:rsidRPr="00000000">
        <w:rPr>
          <w:rFonts w:ascii="Calibri" w:cs="Calibri" w:eastAsia="Calibri" w:hAnsi="Calibri"/>
          <w:color w:val="000000"/>
          <w:sz w:val="22"/>
          <w:szCs w:val="22"/>
          <w:rtl w:val="0"/>
        </w:rPr>
        <w:t xml:space="preserve">module</w:t>
      </w:r>
      <w:ins w:author="Info Vivencia" w:id="22" w:date="2026-06-23T11:39:24Z">
        <w:r w:rsidDel="00000000" w:rsidR="00000000" w:rsidRPr="00000000">
          <w:rPr>
            <w:rFonts w:ascii="Calibri" w:cs="Calibri" w:eastAsia="Calibri" w:hAnsi="Calibri"/>
            <w:color w:val="000000"/>
            <w:sz w:val="22"/>
            <w:szCs w:val="22"/>
            <w:rtl w:val="0"/>
          </w:rPr>
          <w:t xml:space="preserve"> based</w:t>
        </w:r>
      </w:ins>
      <w:r w:rsidDel="00000000" w:rsidR="00000000" w:rsidRPr="00000000">
        <w:rPr>
          <w:rFonts w:ascii="Calibri" w:cs="Calibri" w:eastAsia="Calibri" w:hAnsi="Calibri"/>
          <w:color w:val="000000"/>
          <w:sz w:val="22"/>
          <w:szCs w:val="22"/>
          <w:rtl w:val="0"/>
        </w:rPr>
        <w:t xml:space="preserve"> on agents and agentic workflows. The two days before </w:t>
      </w:r>
      <w:ins w:author="Info Vivencia" w:id="23" w:date="2026-06-23T11:39:35Z">
        <w:r w:rsidDel="00000000" w:rsidR="00000000" w:rsidRPr="00000000">
          <w:rPr>
            <w:rtl w:val="0"/>
            <w:rPrChange w:author="Info Vivencia" w:id="24" w:date="2026-06-23T11:39:35Z">
              <w:rPr>
                <w:rFonts w:ascii="Calibri" w:cs="Calibri" w:eastAsia="Calibri" w:hAnsi="Calibri"/>
                <w:color w:val="000000"/>
                <w:sz w:val="22"/>
                <w:szCs w:val="22"/>
              </w:rPr>
            </w:rPrChange>
          </w:rPr>
          <w:t xml:space="preserve">were</w:t>
        </w:r>
        <w:r w:rsidDel="00000000" w:rsidR="00000000" w:rsidRPr="00000000">
          <w:rPr>
            <w:rtl w:val="0"/>
            <w:rPrChange w:author="Info Vivencia" w:id="24" w:date="2026-06-23T11:39:35Z">
              <w:rPr>
                <w:rFonts w:ascii="Calibri" w:cs="Calibri" w:eastAsia="Calibri" w:hAnsi="Calibri"/>
                <w:color w:val="000000"/>
                <w:sz w:val="22"/>
                <w:szCs w:val="22"/>
              </w:rPr>
            </w:rPrChange>
          </w:rPr>
          <w:t xml:space="preserve"> more </w:t>
        </w:r>
      </w:ins>
      <w:del w:author="Info Vivencia" w:id="23" w:date="2026-06-23T11:39:35Z">
        <w:r w:rsidDel="00000000" w:rsidR="00000000" w:rsidRPr="00000000">
          <w:rPr>
            <w:rtl w:val="0"/>
            <w:rPrChange w:author="Info Vivencia" w:id="24" w:date="2026-06-23T11:39:35Z">
              <w:rPr>
                <w:rFonts w:ascii="Calibri" w:cs="Calibri" w:eastAsia="Calibri" w:hAnsi="Calibri"/>
                <w:color w:val="000000"/>
                <w:sz w:val="22"/>
                <w:szCs w:val="22"/>
              </w:rPr>
            </w:rPrChange>
          </w:rPr>
          <w:delText xml:space="preserve">it </w:delText>
        </w:r>
      </w:del>
      <w:ins w:author="Info Vivencia" w:id="23" w:date="2026-06-23T11:39:35Z">
        <w:del w:author="Info Vivencia" w:id="23" w:date="2026-06-23T11:39:35Z">
          <w:r w:rsidDel="00000000" w:rsidR="00000000" w:rsidRPr="00000000">
            <w:rPr>
              <w:rtl w:val="0"/>
              <w:rPrChange w:author="Info Vivencia" w:id="24" w:date="2026-06-23T11:39:35Z">
                <w:rPr>
                  <w:rFonts w:ascii="Calibri" w:cs="Calibri" w:eastAsia="Calibri" w:hAnsi="Calibri"/>
                  <w:color w:val="000000"/>
                  <w:sz w:val="22"/>
                  <w:szCs w:val="22"/>
                </w:rPr>
              </w:rPrChange>
            </w:rPr>
            <w:delText xml:space="preserve"> more</w:delText>
          </w:r>
        </w:del>
        <w:r w:rsidDel="00000000" w:rsidR="00000000" w:rsidRPr="00000000">
          <w:rPr>
            <w:rFonts w:ascii="Calibri" w:cs="Calibri" w:eastAsia="Calibri" w:hAnsi="Calibri"/>
            <w:color w:val="000000"/>
            <w:sz w:val="22"/>
            <w:szCs w:val="22"/>
            <w:rtl w:val="0"/>
          </w:rPr>
          <w:t xml:space="preserve"> </w:t>
        </w:r>
        <w:r w:rsidDel="00000000" w:rsidR="00000000" w:rsidRPr="00000000">
          <w:rPr>
            <w:rtl w:val="0"/>
            <w:rPrChange w:author="Info Vivencia" w:id="24" w:date="2026-06-23T11:39:35Z">
              <w:rPr>
                <w:rFonts w:ascii="Calibri" w:cs="Calibri" w:eastAsia="Calibri" w:hAnsi="Calibri"/>
                <w:color w:val="000000"/>
                <w:sz w:val="22"/>
                <w:szCs w:val="22"/>
              </w:rPr>
            </w:rPrChange>
          </w:rPr>
          <w:t xml:space="preserve">about</w:t>
        </w:r>
        <w:r w:rsidDel="00000000" w:rsidR="00000000" w:rsidRPr="00000000">
          <w:rPr>
            <w:rFonts w:ascii="Calibri" w:cs="Calibri" w:eastAsia="Calibri" w:hAnsi="Calibri"/>
            <w:color w:val="000000"/>
            <w:sz w:val="22"/>
            <w:szCs w:val="22"/>
            <w:rtl w:val="0"/>
          </w:rPr>
          <w:t xml:space="preserve"> </w:t>
        </w:r>
      </w:ins>
      <w:del w:author="Info Vivencia" w:id="23" w:date="2026-06-23T11:39:35Z">
        <w:r w:rsidDel="00000000" w:rsidR="00000000" w:rsidRPr="00000000">
          <w:rPr>
            <w:rFonts w:ascii="Calibri" w:cs="Calibri" w:eastAsia="Calibri" w:hAnsi="Calibri"/>
            <w:color w:val="000000"/>
            <w:sz w:val="22"/>
            <w:szCs w:val="22"/>
            <w:rtl w:val="0"/>
          </w:rPr>
          <w:delText xml:space="preserve">w</w:delText>
        </w:r>
      </w:del>
      <w:del w:author="Info Vivencia" w:id="25" w:date="2026-06-23T11:39:48Z">
        <w:r w:rsidDel="00000000" w:rsidR="00000000" w:rsidRPr="00000000">
          <w:rPr>
            <w:rFonts w:ascii="Calibri" w:cs="Calibri" w:eastAsia="Calibri" w:hAnsi="Calibri"/>
            <w:color w:val="000000"/>
            <w:sz w:val="22"/>
            <w:szCs w:val="22"/>
            <w:rtl w:val="0"/>
          </w:rPr>
          <w:delText xml:space="preserve">ere about</w:delText>
        </w:r>
      </w:del>
      <w:r w:rsidDel="00000000" w:rsidR="00000000" w:rsidRPr="00000000">
        <w:rPr>
          <w:rFonts w:ascii="Calibri" w:cs="Calibri" w:eastAsia="Calibri" w:hAnsi="Calibri"/>
          <w:color w:val="000000"/>
          <w:sz w:val="22"/>
          <w:szCs w:val="22"/>
          <w:rtl w:val="0"/>
        </w:rPr>
        <w:t xml:space="preserve"> capability: a single agent that can take a task and work through it, and then multiple agents that divide a larger job between them. Those agents are genuinely capable, but they share a limitation you may already have noticed in your own practice. When you ask them about something specific to </w:t>
      </w:r>
      <w:ins w:author="Info Vivencia" w:id="26" w:date="2026-06-24T05:30:31Z">
        <w:r w:rsidDel="00000000" w:rsidR="00000000" w:rsidRPr="00000000">
          <w:rPr>
            <w:rtl w:val="0"/>
            <w:rPrChange w:author="Info Vivencia" w:id="27" w:date="2026-06-24T05:30:31Z">
              <w:rPr>
                <w:rFonts w:ascii="Calibri" w:cs="Calibri" w:eastAsia="Calibri" w:hAnsi="Calibri"/>
                <w:color w:val="000000"/>
                <w:sz w:val="22"/>
                <w:szCs w:val="22"/>
              </w:rPr>
            </w:rPrChange>
          </w:rPr>
          <w:t xml:space="preserve">you, the</w:t>
        </w:r>
      </w:ins>
      <w:del w:author="Info Vivencia" w:id="26" w:date="2026-06-24T05:30:31Z">
        <w:r w:rsidDel="00000000" w:rsidR="00000000" w:rsidRPr="00000000">
          <w:rPr>
            <w:rtl w:val="0"/>
            <w:rPrChange w:author="Info Vivencia" w:id="27" w:date="2026-06-24T05:30:31Z">
              <w:rPr>
                <w:rFonts w:ascii="Calibri" w:cs="Calibri" w:eastAsia="Calibri" w:hAnsi="Calibri"/>
                <w:color w:val="000000"/>
                <w:sz w:val="22"/>
                <w:szCs w:val="22"/>
              </w:rPr>
            </w:rPrChange>
          </w:rPr>
          <w:delText xml:space="preserve">you </w:delText>
        </w:r>
        <w:r w:rsidDel="00000000" w:rsidR="00000000" w:rsidRPr="00000000">
          <w:rPr>
            <w:rtl w:val="0"/>
            <w:rPrChange w:author="Info Vivencia" w:id="27" w:date="2026-06-24T05:30:31Z">
              <w:rPr>
                <w:rFonts w:ascii="Calibri" w:cs="Calibri" w:eastAsia="Calibri" w:hAnsi="Calibri"/>
                <w:color w:val="000000"/>
                <w:sz w:val="22"/>
                <w:szCs w:val="22"/>
              </w:rPr>
            </w:rPrChange>
          </w:rPr>
          <w:delText xml:space="preserve">—</w:delText>
        </w:r>
        <w:r w:rsidDel="00000000" w:rsidR="00000000" w:rsidRPr="00000000">
          <w:rPr>
            <w:rtl w:val="0"/>
            <w:rPrChange w:author="Info Vivencia" w:id="27" w:date="2026-06-24T05:30:31Z">
              <w:rPr>
                <w:rFonts w:ascii="Calibri" w:cs="Calibri" w:eastAsia="Calibri" w:hAnsi="Calibri"/>
                <w:color w:val="000000"/>
                <w:sz w:val="22"/>
                <w:szCs w:val="22"/>
              </w:rPr>
            </w:rPrChange>
          </w:rPr>
          <w:delText xml:space="preserve"> the</w:delText>
        </w:r>
      </w:del>
      <w:r w:rsidDel="00000000" w:rsidR="00000000" w:rsidRPr="00000000">
        <w:rPr>
          <w:rFonts w:ascii="Calibri" w:cs="Calibri" w:eastAsia="Calibri" w:hAnsi="Calibri"/>
          <w:color w:val="000000"/>
          <w:sz w:val="22"/>
          <w:szCs w:val="22"/>
          <w:rtl w:val="0"/>
        </w:rPr>
        <w:t xml:space="preserve"> exact return policy of your shop, the syllabus your coaching centre follows, the terms in a contract a client sent you </w:t>
      </w:r>
      <w:del w:author="Info Vivencia" w:id="28" w:date="2026-06-24T05:25:40Z">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they either do not know, or worse, they produce a confident answer that is not actually based on your information at all.</w:t>
      </w:r>
      <w:ins w:author="Info Vivencia" w:id="29" w:date="2026-06-24T05:28:49Z">
        <w:r w:rsidDel="00000000" w:rsidR="00000000" w:rsidRPr="00000000">
          <w:rPr>
            <w:rFonts w:ascii="Calibri" w:cs="Calibri" w:eastAsia="Calibri" w:hAnsi="Calibri"/>
            <w:color w:val="000000"/>
            <w:sz w:val="22"/>
            <w:szCs w:val="22"/>
            <w:rtl w:val="0"/>
          </w:rPr>
          <w:t xml:space="preserve"> </w:t>
        </w:r>
      </w:ins>
      <w:del w:author="Info Vivencia" w:id="29" w:date="2026-06-24T05:28:49Z">
        <w:r w:rsidDel="00000000" w:rsidR="00000000" w:rsidRPr="00000000">
          <w:rPr>
            <w:rtl w:val="0"/>
          </w:rPr>
        </w:r>
      </w:del>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color w:val="000000"/>
          <w:sz w:val="22"/>
          <w:szCs w:val="22"/>
          <w:rtl w:val="0"/>
        </w:rPr>
        <w:t xml:space="preserve">Today fixes that limitation. The subject of this session is knowledge: how to give an AI a defined body of information to work from, so that it answers from that information rather than from its general training. This is the missing piece that turns a clever assistant into one that actually knows your world. It is taught here, after agents, for a reason that will become clear by the end of the </w:t>
      </w:r>
      <w:ins w:author="Info Vivencia" w:id="30" w:date="2026-06-24T05:41:44Z">
        <w:r w:rsidDel="00000000" w:rsidR="00000000" w:rsidRPr="00000000">
          <w:rPr>
            <w:rtl w:val="0"/>
            <w:rPrChange w:author="Info Vivencia" w:id="31" w:date="2026-06-24T05:41:44Z">
              <w:rPr>
                <w:rFonts w:ascii="Calibri" w:cs="Calibri" w:eastAsia="Calibri" w:hAnsi="Calibri"/>
                <w:color w:val="000000"/>
                <w:sz w:val="22"/>
                <w:szCs w:val="22"/>
              </w:rPr>
            </w:rPrChange>
          </w:rPr>
          <w:t xml:space="preserve">day. An agent</w:t>
        </w:r>
      </w:ins>
      <w:del w:author="Info Vivencia" w:id="30" w:date="2026-06-24T05:41:44Z">
        <w:r w:rsidDel="00000000" w:rsidR="00000000" w:rsidRPr="00000000">
          <w:rPr>
            <w:rtl w:val="0"/>
            <w:rPrChange w:author="Info Vivencia" w:id="31" w:date="2026-06-24T05:41:44Z">
              <w:rPr>
                <w:rFonts w:ascii="Calibri" w:cs="Calibri" w:eastAsia="Calibri" w:hAnsi="Calibri"/>
                <w:color w:val="000000"/>
                <w:sz w:val="22"/>
                <w:szCs w:val="22"/>
              </w:rPr>
            </w:rPrChange>
          </w:rPr>
          <w:delText xml:space="preserve">day </w:delText>
        </w:r>
        <w:r w:rsidDel="00000000" w:rsidR="00000000" w:rsidRPr="00000000">
          <w:rPr>
            <w:rtl w:val="0"/>
            <w:rPrChange w:author="Info Vivencia" w:id="31" w:date="2026-06-24T05:41:44Z">
              <w:rPr>
                <w:rFonts w:ascii="Calibri" w:cs="Calibri" w:eastAsia="Calibri" w:hAnsi="Calibri"/>
                <w:color w:val="000000"/>
                <w:sz w:val="22"/>
                <w:szCs w:val="22"/>
              </w:rPr>
            </w:rPrChange>
          </w:rPr>
          <w:delText xml:space="preserve">—</w:delText>
        </w:r>
        <w:r w:rsidDel="00000000" w:rsidR="00000000" w:rsidRPr="00000000">
          <w:rPr>
            <w:rtl w:val="0"/>
            <w:rPrChange w:author="Info Vivencia" w:id="31" w:date="2026-06-24T05:41:44Z">
              <w:rPr>
                <w:rFonts w:ascii="Calibri" w:cs="Calibri" w:eastAsia="Calibri" w:hAnsi="Calibri"/>
                <w:color w:val="000000"/>
                <w:sz w:val="22"/>
                <w:szCs w:val="22"/>
              </w:rPr>
            </w:rPrChange>
          </w:rPr>
          <w:delText xml:space="preserve"> an agent</w:delText>
        </w:r>
      </w:del>
      <w:r w:rsidDel="00000000" w:rsidR="00000000" w:rsidRPr="00000000">
        <w:rPr>
          <w:rFonts w:ascii="Calibri" w:cs="Calibri" w:eastAsia="Calibri" w:hAnsi="Calibri"/>
          <w:color w:val="000000"/>
          <w:sz w:val="22"/>
          <w:szCs w:val="22"/>
          <w:rtl w:val="0"/>
        </w:rPr>
        <w:t xml:space="preserve"> that can look things up in a knowledge source you control is far more useful than one working from memory alone, and the two ideas are built to fit together.</w:t>
      </w:r>
      <w:r w:rsidDel="00000000" w:rsidR="00000000" w:rsidRPr="00000000">
        <w:rPr>
          <w:rtl w:val="0"/>
        </w:rPr>
      </w:r>
    </w:p>
    <w:p w:rsidR="00000000" w:rsidDel="00000000" w:rsidP="00000000" w:rsidRDefault="00000000" w:rsidRPr="00000000" w14:paraId="0000000A">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1.2  The shift: making AI answer from your own knowledge</w:t>
      </w:r>
      <w:r w:rsidDel="00000000" w:rsidR="00000000" w:rsidRPr="00000000">
        <w:rPr>
          <w:rtl w:val="0"/>
        </w:rPr>
      </w:r>
    </w:p>
    <w:p w:rsidR="00000000" w:rsidDel="00000000" w:rsidP="00000000" w:rsidRDefault="00000000" w:rsidRPr="00000000" w14:paraId="0000000B">
      <w:pPr>
        <w:spacing w:after="160" w:line="276" w:lineRule="auto"/>
        <w:rPr/>
      </w:pPr>
      <w:ins w:author="Info Vivencia" w:id="32" w:date="2026-06-24T05:50:34Z">
        <w:r w:rsidDel="00000000" w:rsidR="00000000" w:rsidRPr="00000000">
          <w:rPr>
            <w:rtl w:val="0"/>
          </w:rPr>
          <w:t xml:space="preserve">Before learning anything new today, let’s recall how AI </w:t>
        </w:r>
        <w:r w:rsidDel="00000000" w:rsidR="00000000" w:rsidRPr="00000000">
          <w:rPr>
            <w:rtl w:val="0"/>
            <w:rPrChange w:author="Info Vivencia" w:id="33" w:date="2026-06-24T05:50:34Z">
              <w:rPr/>
            </w:rPrChange>
          </w:rPr>
          <w:t xml:space="preserve">tools</w:t>
        </w:r>
        <w:r w:rsidDel="00000000" w:rsidR="00000000" w:rsidRPr="00000000">
          <w:rPr>
            <w:rtl w:val="0"/>
          </w:rPr>
          <w:t xml:space="preserve"> normally function. </w:t>
        </w:r>
      </w:ins>
      <w:del w:author="Info Vivencia" w:id="32" w:date="2026-06-24T05:50:34Z">
        <w:r w:rsidDel="00000000" w:rsidR="00000000" w:rsidRPr="00000000">
          <w:rPr>
            <w:rFonts w:ascii="Calibri" w:cs="Calibri" w:eastAsia="Calibri" w:hAnsi="Calibri"/>
            <w:color w:val="000000"/>
            <w:sz w:val="22"/>
            <w:szCs w:val="22"/>
            <w:rtl w:val="0"/>
          </w:rPr>
          <w:delText xml:space="preserve">To see what changes today, it helps to be precise about how the tools have worked until now. </w:delText>
        </w:r>
      </w:del>
      <w:ins w:author="Info Vivencia" w:id="32" w:date="2026-06-24T05:50:34Z">
        <w:del w:author="Info Vivencia" w:id="32" w:date="2026-06-24T05:50:34Z">
          <w:r w:rsidDel="00000000" w:rsidR="00000000" w:rsidRPr="00000000">
            <w:rPr>
              <w:rtl w:val="0"/>
              <w:rPrChange w:author="Info Vivencia" w:id="33" w:date="2026-06-24T05:50:34Z">
                <w:rPr>
                  <w:rFonts w:ascii="Calibri" w:cs="Calibri" w:eastAsia="Calibri" w:hAnsi="Calibri"/>
                  <w:color w:val="000000"/>
                  <w:sz w:val="22"/>
                  <w:szCs w:val="22"/>
                </w:rPr>
              </w:rPrChange>
            </w:rPr>
            <w:delText xml:space="preserve"> </w:delText>
          </w:r>
        </w:del>
      </w:ins>
      <w:del w:author="Info Vivencia" w:id="32" w:date="2026-06-24T05:50:34Z">
        <w:r w:rsidDel="00000000" w:rsidR="00000000" w:rsidRPr="00000000">
          <w:rPr>
            <w:rFonts w:ascii="Calibri" w:cs="Calibri" w:eastAsia="Calibri" w:hAnsi="Calibri"/>
            <w:color w:val="000000"/>
            <w:sz w:val="22"/>
            <w:szCs w:val="22"/>
            <w:rtl w:val="0"/>
          </w:rPr>
          <w:delText xml:space="preserve">Every chat tool you have used so far answers from what it learned during training: an enormous quantity of text gathered from the public internet and from books, fixed at the point the model was built. </w:delText>
        </w:r>
      </w:del>
      <w:ins w:author="Info Vivencia" w:id="32" w:date="2026-06-24T05:50:34Z">
        <w:r w:rsidDel="00000000" w:rsidR="00000000" w:rsidRPr="00000000">
          <w:rPr>
            <w:rFonts w:ascii="Calibri" w:cs="Calibri" w:eastAsia="Calibri" w:hAnsi="Calibri"/>
            <w:color w:val="000000"/>
            <w:sz w:val="22"/>
            <w:szCs w:val="22"/>
            <w:rtl w:val="0"/>
          </w:rPr>
          <w:t xml:space="preserve">Every chat too</w:t>
        </w:r>
        <w:r w:rsidDel="00000000" w:rsidR="00000000" w:rsidRPr="00000000">
          <w:rPr>
            <w:rtl w:val="0"/>
            <w:rPrChange w:author="Info Vivencia" w:id="33" w:date="2026-06-24T05:50:34Z">
              <w:rPr>
                <w:rFonts w:ascii="Calibri" w:cs="Calibri" w:eastAsia="Calibri" w:hAnsi="Calibri"/>
                <w:color w:val="000000"/>
                <w:sz w:val="22"/>
                <w:szCs w:val="22"/>
              </w:rPr>
            </w:rPrChange>
          </w:rPr>
          <w:t xml:space="preserve">l you have used learns  from  huge piles of </w:t>
        </w:r>
        <w:r w:rsidDel="00000000" w:rsidR="00000000" w:rsidRPr="00000000">
          <w:rPr>
            <w:rtl w:val="0"/>
            <w:rPrChange w:author="Info Vivencia" w:id="33" w:date="2026-06-24T05:50:34Z">
              <w:rPr>
                <w:rFonts w:ascii="Calibri" w:cs="Calibri" w:eastAsia="Calibri" w:hAnsi="Calibri"/>
                <w:color w:val="000000"/>
                <w:sz w:val="22"/>
                <w:szCs w:val="22"/>
              </w:rPr>
            </w:rPrChange>
          </w:rPr>
          <w:t xml:space="preserve">articles</w:t>
        </w:r>
        <w:r w:rsidDel="00000000" w:rsidR="00000000" w:rsidRPr="00000000">
          <w:rPr>
            <w:rtl w:val="0"/>
            <w:rPrChange w:author="Info Vivencia" w:id="33" w:date="2026-06-24T05:50:34Z">
              <w:rPr>
                <w:rFonts w:ascii="Calibri" w:cs="Calibri" w:eastAsia="Calibri" w:hAnsi="Calibri"/>
                <w:color w:val="000000"/>
                <w:sz w:val="22"/>
                <w:szCs w:val="22"/>
              </w:rPr>
            </w:rPrChange>
          </w:rPr>
          <w:t xml:space="preserve"> , websites , books and in general the public internet.After that </w:t>
        </w:r>
        <w:r w:rsidDel="00000000" w:rsidR="00000000" w:rsidRPr="00000000">
          <w:rPr>
            <w:rtl w:val="0"/>
            <w:rPrChange w:author="Info Vivencia" w:id="33" w:date="2026-06-24T05:50:34Z">
              <w:rPr>
                <w:rFonts w:ascii="Calibri" w:cs="Calibri" w:eastAsia="Calibri" w:hAnsi="Calibri"/>
                <w:color w:val="000000"/>
                <w:sz w:val="22"/>
                <w:szCs w:val="22"/>
              </w:rPr>
            </w:rPrChange>
          </w:rPr>
          <w:t xml:space="preserve">its</w:t>
        </w:r>
        <w:r w:rsidDel="00000000" w:rsidR="00000000" w:rsidRPr="00000000">
          <w:rPr>
            <w:rtl w:val="0"/>
            <w:rPrChange w:author="Info Vivencia" w:id="33" w:date="2026-06-24T05:50:34Z">
              <w:rPr>
                <w:rFonts w:ascii="Calibri" w:cs="Calibri" w:eastAsia="Calibri" w:hAnsi="Calibri"/>
                <w:color w:val="000000"/>
                <w:sz w:val="22"/>
                <w:szCs w:val="22"/>
              </w:rPr>
            </w:rPrChange>
          </w:rPr>
          <w:t xml:space="preserve"> knowledge is frozen. </w:t>
        </w:r>
      </w:ins>
      <w:r w:rsidDel="00000000" w:rsidR="00000000" w:rsidRPr="00000000">
        <w:rPr>
          <w:rFonts w:ascii="Calibri" w:cs="Calibri" w:eastAsia="Calibri" w:hAnsi="Calibri"/>
          <w:color w:val="000000"/>
          <w:sz w:val="22"/>
          <w:szCs w:val="22"/>
          <w:rtl w:val="0"/>
        </w:rPr>
        <w:t xml:space="preserve">T</w:t>
      </w:r>
      <w:ins w:author="Info Vivencia" w:id="34" w:date="2026-06-24T05:55:08Z">
        <w:r w:rsidDel="00000000" w:rsidR="00000000" w:rsidRPr="00000000">
          <w:rPr>
            <w:rFonts w:ascii="Calibri" w:cs="Calibri" w:eastAsia="Calibri" w:hAnsi="Calibri"/>
            <w:color w:val="000000"/>
            <w:sz w:val="22"/>
            <w:szCs w:val="22"/>
            <w:rtl w:val="0"/>
          </w:rPr>
          <w:t xml:space="preserve">he knowledge is pretty wi</w:t>
        </w:r>
        <w:r w:rsidDel="00000000" w:rsidR="00000000" w:rsidRPr="00000000">
          <w:rPr>
            <w:rtl w:val="0"/>
            <w:rPrChange w:author="Info Vivencia" w:id="35" w:date="2026-06-24T05:55:08Z">
              <w:rPr>
                <w:rFonts w:ascii="Calibri" w:cs="Calibri" w:eastAsia="Calibri" w:hAnsi="Calibri"/>
                <w:color w:val="000000"/>
                <w:sz w:val="22"/>
                <w:szCs w:val="22"/>
              </w:rPr>
            </w:rPrChange>
          </w:rPr>
          <w:t xml:space="preserve">de but highlights one specific limitation:It </w:t>
        </w:r>
        <w:r w:rsidDel="00000000" w:rsidR="00000000" w:rsidRPr="00000000">
          <w:rPr>
            <w:rtl w:val="0"/>
            <w:rPrChange w:author="Info Vivencia" w:id="35" w:date="2026-06-24T05:55:08Z">
              <w:rPr>
                <w:rFonts w:ascii="Calibri" w:cs="Calibri" w:eastAsia="Calibri" w:hAnsi="Calibri"/>
                <w:color w:val="000000"/>
                <w:sz w:val="22"/>
                <w:szCs w:val="22"/>
              </w:rPr>
            </w:rPrChange>
          </w:rPr>
          <w:t xml:space="preserve">knows</w:t>
        </w:r>
        <w:r w:rsidDel="00000000" w:rsidR="00000000" w:rsidRPr="00000000">
          <w:rPr>
            <w:rtl w:val="0"/>
            <w:rPrChange w:author="Info Vivencia" w:id="35" w:date="2026-06-24T05:55:08Z">
              <w:rPr>
                <w:rFonts w:ascii="Calibri" w:cs="Calibri" w:eastAsia="Calibri" w:hAnsi="Calibri"/>
                <w:color w:val="000000"/>
                <w:sz w:val="22"/>
                <w:szCs w:val="22"/>
              </w:rPr>
            </w:rPrChange>
          </w:rPr>
          <w:t xml:space="preserve"> nothing </w:t>
        </w:r>
        <w:r w:rsidDel="00000000" w:rsidR="00000000" w:rsidRPr="00000000">
          <w:rPr>
            <w:rtl w:val="0"/>
            <w:rPrChange w:author="Info Vivencia" w:id="35" w:date="2026-06-24T05:55:08Z">
              <w:rPr>
                <w:rFonts w:ascii="Calibri" w:cs="Calibri" w:eastAsia="Calibri" w:hAnsi="Calibri"/>
                <w:color w:val="000000"/>
                <w:sz w:val="22"/>
                <w:szCs w:val="22"/>
              </w:rPr>
            </w:rPrChange>
          </w:rPr>
          <w:t xml:space="preserve">private</w:t>
        </w:r>
        <w:r w:rsidDel="00000000" w:rsidR="00000000" w:rsidRPr="00000000">
          <w:rPr>
            <w:rtl w:val="0"/>
            <w:rPrChange w:author="Info Vivencia" w:id="35" w:date="2026-06-24T05:55:08Z">
              <w:rPr>
                <w:rFonts w:ascii="Calibri" w:cs="Calibri" w:eastAsia="Calibri" w:hAnsi="Calibri"/>
                <w:color w:val="000000"/>
                <w:sz w:val="22"/>
                <w:szCs w:val="22"/>
              </w:rPr>
            </w:rPrChange>
          </w:rPr>
          <w:t xml:space="preserve">,nothing specifically about you,and nothing that happened after its training ended.  </w:t>
        </w:r>
      </w:ins>
      <w:del w:author="Info Vivencia" w:id="34" w:date="2026-06-24T05:55:08Z">
        <w:r w:rsidDel="00000000" w:rsidR="00000000" w:rsidRPr="00000000">
          <w:rPr>
            <w:rFonts w:ascii="Calibri" w:cs="Calibri" w:eastAsia="Calibri" w:hAnsi="Calibri"/>
            <w:color w:val="000000"/>
            <w:sz w:val="22"/>
            <w:szCs w:val="22"/>
            <w:rtl w:val="0"/>
          </w:rPr>
          <w:delText xml:space="preserve">hat general knowledge is broad and often impressive, but it has a hard edge. It does not contain anything private, anything specific to you, or anything that happened after the model was trained.</w:delText>
        </w:r>
      </w:del>
      <w:r w:rsidDel="00000000" w:rsidR="00000000" w:rsidRPr="00000000">
        <w:rPr>
          <w:rFonts w:ascii="Calibri" w:cs="Calibri" w:eastAsia="Calibri" w:hAnsi="Calibri"/>
          <w:color w:val="000000"/>
          <w:sz w:val="22"/>
          <w:szCs w:val="22"/>
          <w:rtl w:val="0"/>
        </w:rPr>
        <w:t xml:space="preserve"> Ask it about a world capital </w:t>
      </w:r>
      <w:ins w:author="Info Vivencia" w:id="36" w:date="2026-06-24T05:46:48Z">
        <w:r w:rsidDel="00000000" w:rsidR="00000000" w:rsidRPr="00000000">
          <w:rPr>
            <w:rFonts w:ascii="Calibri" w:cs="Calibri" w:eastAsia="Calibri" w:hAnsi="Calibri"/>
            <w:color w:val="000000"/>
            <w:sz w:val="22"/>
            <w:szCs w:val="22"/>
            <w:rtl w:val="0"/>
          </w:rPr>
          <w:t xml:space="preserve">or </w:t>
        </w:r>
        <w:r w:rsidDel="00000000" w:rsidR="00000000" w:rsidRPr="00000000">
          <w:rPr>
            <w:rtl w:val="0"/>
            <w:rPrChange w:author="Info Vivencia" w:id="37" w:date="2026-06-24T05:46:48Z">
              <w:rPr>
                <w:rFonts w:ascii="Calibri" w:cs="Calibri" w:eastAsia="Calibri" w:hAnsi="Calibri"/>
                <w:color w:val="000000"/>
                <w:sz w:val="22"/>
                <w:szCs w:val="22"/>
              </w:rPr>
            </w:rPrChange>
          </w:rPr>
          <w:t xml:space="preserve">history of any other place </w:t>
        </w:r>
      </w:ins>
      <w:r w:rsidDel="00000000" w:rsidR="00000000" w:rsidRPr="00000000">
        <w:rPr>
          <w:rFonts w:ascii="Calibri" w:cs="Calibri" w:eastAsia="Calibri" w:hAnsi="Calibri"/>
          <w:color w:val="000000"/>
          <w:sz w:val="22"/>
          <w:szCs w:val="22"/>
          <w:rtl w:val="0"/>
        </w:rPr>
        <w:t xml:space="preserve">and it answers well. Ask it what your own price list says and it cannot know, because your price list was never part of what it learned</w:t>
      </w:r>
      <w:ins w:author="Info Vivencia" w:id="38" w:date="2026-06-24T05:48:38Z">
        <w:r w:rsidDel="00000000" w:rsidR="00000000" w:rsidRPr="00000000">
          <w:rPr>
            <w:rFonts w:ascii="Calibri" w:cs="Calibri" w:eastAsia="Calibri" w:hAnsi="Calibri"/>
            <w:color w:val="000000"/>
            <w:sz w:val="22"/>
            <w:szCs w:val="22"/>
            <w:rtl w:val="0"/>
          </w:rPr>
          <w:t xml:space="preserve"> </w:t>
        </w:r>
        <w:r w:rsidDel="00000000" w:rsidR="00000000" w:rsidRPr="00000000">
          <w:rPr>
            <w:rtl w:val="0"/>
            <w:rPrChange w:author="Info Vivencia" w:id="39" w:date="2026-06-24T05:48:38Z">
              <w:rPr>
                <w:rFonts w:ascii="Calibri" w:cs="Calibri" w:eastAsia="Calibri" w:hAnsi="Calibri"/>
                <w:color w:val="000000"/>
                <w:sz w:val="22"/>
                <w:szCs w:val="22"/>
              </w:rPr>
            </w:rPrChange>
          </w:rPr>
          <w:t xml:space="preserve">and</w:t>
        </w:r>
        <w:r w:rsidDel="00000000" w:rsidR="00000000" w:rsidRPr="00000000">
          <w:rPr>
            <w:rFonts w:ascii="Calibri" w:cs="Calibri" w:eastAsia="Calibri" w:hAnsi="Calibri"/>
            <w:color w:val="000000"/>
            <w:sz w:val="22"/>
            <w:szCs w:val="22"/>
            <w:rtl w:val="0"/>
          </w:rPr>
          <w:t xml:space="preserve"> th</w:t>
        </w:r>
        <w:r w:rsidDel="00000000" w:rsidR="00000000" w:rsidRPr="00000000">
          <w:rPr>
            <w:rtl w:val="0"/>
            <w:rPrChange w:author="Info Vivencia" w:id="39" w:date="2026-06-24T05:48:38Z">
              <w:rPr>
                <w:rFonts w:ascii="Calibri" w:cs="Calibri" w:eastAsia="Calibri" w:hAnsi="Calibri"/>
                <w:color w:val="000000"/>
                <w:sz w:val="22"/>
                <w:szCs w:val="22"/>
              </w:rPr>
            </w:rPrChange>
          </w:rPr>
          <w:t xml:space="preserve">at’s what we are focusing now to inbuilt</w:t>
        </w:r>
      </w:ins>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color w:val="000000"/>
          <w:sz w:val="22"/>
          <w:szCs w:val="22"/>
          <w:rtl w:val="0"/>
        </w:rPr>
        <w:t xml:space="preserve">The shift this session introduces is from general answers to grounded answers. A general answer is the tool reaching into its broad memory and producing something plausible</w:t>
      </w:r>
      <w:ins w:author="Info Vivencia" w:id="40" w:date="2026-06-24T05:57:32Z">
        <w:r w:rsidDel="00000000" w:rsidR="00000000" w:rsidRPr="00000000">
          <w:rPr>
            <w:rFonts w:ascii="Calibri" w:cs="Calibri" w:eastAsia="Calibri" w:hAnsi="Calibri"/>
            <w:color w:val="000000"/>
            <w:sz w:val="22"/>
            <w:szCs w:val="22"/>
            <w:rtl w:val="0"/>
          </w:rPr>
          <w:t xml:space="preserve"> where it s</w:t>
        </w:r>
        <w:r w:rsidDel="00000000" w:rsidR="00000000" w:rsidRPr="00000000">
          <w:rPr>
            <w:rtl w:val="0"/>
            <w:rPrChange w:author="Info Vivencia" w:id="41" w:date="2026-06-24T05:57:32Z">
              <w:rPr>
                <w:rFonts w:ascii="Calibri" w:cs="Calibri" w:eastAsia="Calibri" w:hAnsi="Calibri"/>
                <w:color w:val="000000"/>
                <w:sz w:val="22"/>
                <w:szCs w:val="22"/>
              </w:rPr>
            </w:rPrChange>
          </w:rPr>
          <w:t xml:space="preserve">ounds reasonable but it’s not tied to your facts</w:t>
        </w:r>
      </w:ins>
      <w:r w:rsidDel="00000000" w:rsidR="00000000" w:rsidRPr="00000000">
        <w:rPr>
          <w:rFonts w:ascii="Calibri" w:cs="Calibri" w:eastAsia="Calibri" w:hAnsi="Calibri"/>
          <w:color w:val="000000"/>
          <w:sz w:val="22"/>
          <w:szCs w:val="22"/>
          <w:rtl w:val="0"/>
        </w:rPr>
        <w:t xml:space="preserve">. A grounded answer is the tool answering from a specific source you have given it, where every claim can be traced back to a document you chose. The difference matters most exactly when the stakes are highest: when the answer has to be correct for your particular situation, not merely correct in general. Learning to produce grounded answers reliably is the whole of today's work, and it rests on understanding two specific gaps in how the tools know things, which the next section sets out.</w:t>
      </w:r>
      <w:r w:rsidDel="00000000" w:rsidR="00000000" w:rsidRPr="00000000">
        <w:rPr>
          <w:rtl w:val="0"/>
        </w:rPr>
      </w:r>
    </w:p>
    <w:p w:rsidR="00000000" w:rsidDel="00000000" w:rsidP="00000000" w:rsidRDefault="00000000" w:rsidRPr="00000000" w14:paraId="0000000D">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2.  The Two Gaps in an AI's Knowledge</w:t>
      </w:r>
      <w:r w:rsidDel="00000000" w:rsidR="00000000" w:rsidRPr="00000000">
        <w:rPr>
          <w:rtl w:val="0"/>
        </w:rPr>
      </w:r>
    </w:p>
    <w:p w:rsidR="00000000" w:rsidDel="00000000" w:rsidP="00000000" w:rsidRDefault="00000000" w:rsidRPr="00000000" w14:paraId="0000000E">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2.1  Gap one: it does not know your private or current information</w:t>
      </w:r>
      <w:r w:rsidDel="00000000" w:rsidR="00000000" w:rsidRPr="00000000">
        <w:rPr>
          <w:rtl w:val="0"/>
        </w:rPr>
      </w:r>
    </w:p>
    <w:p w:rsidR="00000000" w:rsidDel="00000000" w:rsidP="00000000" w:rsidRDefault="00000000" w:rsidRPr="00000000" w14:paraId="0000000F">
      <w:pPr>
        <w:spacing w:after="160" w:line="276" w:lineRule="auto"/>
        <w:rPr/>
      </w:pPr>
      <w:ins w:author="Info Vivencia" w:id="42" w:date="2026-06-24T05:59:02Z">
        <w:r w:rsidDel="00000000" w:rsidR="00000000" w:rsidRPr="00000000">
          <w:rPr>
            <w:rtl w:val="0"/>
          </w:rPr>
          <w:t xml:space="preserve">The first gap exists simply </w:t>
        </w:r>
        <w:r w:rsidDel="00000000" w:rsidR="00000000" w:rsidRPr="00000000">
          <w:rPr>
            <w:rtl w:val="0"/>
            <w:rPrChange w:author="Info Vivencia" w:id="43" w:date="2026-06-24T05:59:02Z">
              <w:rPr/>
            </w:rPrChange>
          </w:rPr>
          <w:t xml:space="preserve">because AI</w:t>
        </w:r>
        <w:r w:rsidDel="00000000" w:rsidR="00000000" w:rsidRPr="00000000">
          <w:rPr>
            <w:rtl w:val="0"/>
          </w:rPr>
          <w:t xml:space="preserve"> models are built. </w:t>
        </w:r>
      </w:ins>
      <w:del w:author="Info Vivencia" w:id="42" w:date="2026-06-24T05:59:02Z">
        <w:r w:rsidDel="00000000" w:rsidR="00000000" w:rsidRPr="00000000">
          <w:rPr>
            <w:rFonts w:ascii="Calibri" w:cs="Calibri" w:eastAsia="Calibri" w:hAnsi="Calibri"/>
            <w:color w:val="000000"/>
            <w:sz w:val="22"/>
            <w:szCs w:val="22"/>
            <w:rtl w:val="0"/>
          </w:rPr>
          <w:delText xml:space="preserve">The first gap follows directly from how these models are made</w:delText>
        </w:r>
      </w:del>
      <w:r w:rsidDel="00000000" w:rsidR="00000000" w:rsidRPr="00000000">
        <w:rPr>
          <w:rFonts w:ascii="Calibri" w:cs="Calibri" w:eastAsia="Calibri" w:hAnsi="Calibri"/>
          <w:color w:val="000000"/>
          <w:sz w:val="22"/>
          <w:szCs w:val="22"/>
          <w:rtl w:val="0"/>
        </w:rPr>
        <w:t xml:space="preserve">. A model learns from a fixed body of text gathered up to a certain date, and once it is built, that knowledge does not grow on its own. Two kinds of information therefore sit permanently outside it. The first is anything private: your business documents, a client's internal files, your own notes, the records that live on your computer and were never published anywhere. None of that was in the training text, so the model has no way to know it. The second is anything recent: an event, a price change, or a policy update that came after the model's training cut-off simply did not exist as far as the model is concerned.</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Calibri" w:cs="Calibri" w:eastAsia="Calibri" w:hAnsi="Calibri"/>
          <w:color w:val="000000"/>
          <w:sz w:val="22"/>
          <w:szCs w:val="22"/>
          <w:rtl w:val="0"/>
        </w:rPr>
        <w:t xml:space="preserve">Consider a coaching centre in Hyderabad whose office staff field the same questions from parents all day: what are the fees for the NEET batch, what is the timing of the weekend doubt class, what is the refund rule if a student leaves halfway. All of that lives in the centre's own admission booklet and fee circular. A general chat tool, however good, cannot answer a single one of these questions correctly, because it has never seen that booklet. It will either admit it does not know, or it will invent a plausible-sounding fee that is simply wrong. The information the centre needs answered is precisely the information the tool was never given.</w:t>
      </w:r>
      <w:r w:rsidDel="00000000" w:rsidR="00000000" w:rsidRPr="00000000">
        <w:rPr>
          <w:rtl w:val="0"/>
        </w:rPr>
      </w:r>
    </w:p>
    <w:p w:rsidR="00000000" w:rsidDel="00000000" w:rsidP="00000000" w:rsidRDefault="00000000" w:rsidRPr="00000000" w14:paraId="00000011">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2.2  Gap two: it can answer confidently and still be wrong</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Calibri" w:cs="Calibri" w:eastAsia="Calibri" w:hAnsi="Calibri"/>
          <w:color w:val="000000"/>
          <w:sz w:val="22"/>
          <w:szCs w:val="22"/>
          <w:rtl w:val="0"/>
        </w:rPr>
        <w:t xml:space="preserve">The second gap is one you met on Day 1, and it is worth recalling exactly, because RAG is partly a direct response to it. A large language model works by predicting the most likely next word, over and </w:t>
      </w:r>
      <w:r w:rsidDel="00000000" w:rsidR="00000000" w:rsidRPr="00000000">
        <w:rPr>
          <w:rFonts w:ascii="Calibri" w:cs="Calibri" w:eastAsia="Calibri" w:hAnsi="Calibri"/>
          <w:sz w:val="22"/>
          <w:szCs w:val="22"/>
          <w:rtl w:val="0"/>
          <w:rPrChange w:author="Info Vivencia" w:id="44" w:date="2026-06-24T06:02:11Z">
            <w:rPr>
              <w:rFonts w:ascii="Calibri" w:cs="Calibri" w:eastAsia="Calibri" w:hAnsi="Calibri"/>
              <w:color w:val="000000"/>
              <w:sz w:val="22"/>
              <w:szCs w:val="22"/>
            </w:rPr>
          </w:rPrChange>
        </w:rPr>
        <w:t xml:space="preserve">over.</w:t>
      </w:r>
      <w:ins w:author="Info Vivencia" w:id="45" w:date="2026-06-24T06:02:10Z">
        <w:r w:rsidDel="00000000" w:rsidR="00000000" w:rsidRPr="00000000">
          <w:rPr>
            <w:rFonts w:ascii="Calibri" w:cs="Calibri" w:eastAsia="Calibri" w:hAnsi="Calibri"/>
            <w:sz w:val="22"/>
            <w:szCs w:val="22"/>
            <w:rtl w:val="0"/>
            <w:rPrChange w:author="Info Vivencia" w:id="44" w:date="2026-06-24T06:02:11Z">
              <w:rPr>
                <w:rFonts w:ascii="Calibri" w:cs="Calibri" w:eastAsia="Calibri" w:hAnsi="Calibri"/>
                <w:color w:val="000000"/>
                <w:sz w:val="22"/>
                <w:szCs w:val="22"/>
              </w:rPr>
            </w:rPrChange>
          </w:rPr>
          <w:t xml:space="preserve"> It</w:t>
        </w:r>
        <w:r w:rsidDel="00000000" w:rsidR="00000000" w:rsidRPr="00000000">
          <w:rPr>
            <w:rFonts w:ascii="Calibri" w:cs="Calibri" w:eastAsia="Calibri" w:hAnsi="Calibri"/>
            <w:color w:val="000000"/>
            <w:sz w:val="22"/>
            <w:szCs w:val="22"/>
            <w:rtl w:val="0"/>
          </w:rPr>
          <w:t xml:space="preserve"> is not </w:t>
        </w:r>
        <w:r w:rsidDel="00000000" w:rsidR="00000000" w:rsidRPr="00000000">
          <w:rPr>
            <w:rtl w:val="0"/>
            <w:rPrChange w:author="Info Vivencia" w:id="46" w:date="2026-06-24T06:02:10Z">
              <w:rPr>
                <w:rFonts w:ascii="Calibri" w:cs="Calibri" w:eastAsia="Calibri" w:hAnsi="Calibri"/>
                <w:color w:val="000000"/>
                <w:sz w:val="22"/>
                <w:szCs w:val="22"/>
              </w:rPr>
            </w:rPrChange>
          </w:rPr>
          <w:t xml:space="preserve">rechecking</w:t>
        </w:r>
        <w:r w:rsidDel="00000000" w:rsidR="00000000" w:rsidRPr="00000000">
          <w:rPr>
            <w:rtl w:val="0"/>
            <w:rPrChange w:author="Info Vivencia" w:id="46" w:date="2026-06-24T06:02:10Z">
              <w:rPr>
                <w:rFonts w:ascii="Calibri" w:cs="Calibri" w:eastAsia="Calibri" w:hAnsi="Calibri"/>
                <w:color w:val="000000"/>
                <w:sz w:val="22"/>
                <w:szCs w:val="22"/>
              </w:rPr>
            </w:rPrChange>
          </w:rPr>
          <w:t xml:space="preserve"> </w:t>
        </w:r>
        <w:r w:rsidDel="00000000" w:rsidR="00000000" w:rsidRPr="00000000">
          <w:rPr>
            <w:rtl w:val="0"/>
            <w:rPrChange w:author="Info Vivencia" w:id="46" w:date="2026-06-24T06:02:10Z">
              <w:rPr>
                <w:rFonts w:ascii="Calibri" w:cs="Calibri" w:eastAsia="Calibri" w:hAnsi="Calibri"/>
                <w:color w:val="000000"/>
                <w:sz w:val="22"/>
                <w:szCs w:val="22"/>
              </w:rPr>
            </w:rPrChange>
          </w:rPr>
          <w:t xml:space="preserve">the</w:t>
        </w:r>
        <w:r w:rsidDel="00000000" w:rsidR="00000000" w:rsidRPr="00000000">
          <w:rPr>
            <w:rtl w:val="0"/>
            <w:rPrChange w:author="Info Vivencia" w:id="46" w:date="2026-06-24T06:02:10Z">
              <w:rPr>
                <w:rFonts w:ascii="Calibri" w:cs="Calibri" w:eastAsia="Calibri" w:hAnsi="Calibri"/>
                <w:color w:val="000000"/>
                <w:sz w:val="22"/>
                <w:szCs w:val="22"/>
              </w:rPr>
            </w:rPrChange>
          </w:rPr>
          <w:t xml:space="preserve"> facts as it goes , as it does not have any built in way to know if something is true. </w:t>
        </w:r>
      </w:ins>
      <w:r w:rsidDel="00000000" w:rsidR="00000000" w:rsidRPr="00000000">
        <w:rPr>
          <w:rFonts w:ascii="Calibri" w:cs="Calibri" w:eastAsia="Calibri" w:hAnsi="Calibri"/>
          <w:color w:val="000000"/>
          <w:sz w:val="22"/>
          <w:szCs w:val="22"/>
          <w:rtl w:val="0"/>
        </w:rPr>
        <w:t xml:space="preserve"> It is not looking anything up as it writes, and it has no internal sense of whether a particular claim is true. When the pattern of the text suggests a confident, specific fact, the model produces that fact whether or not it is real. This is what was called a hallucination: an answer that sounds exactly as assured as a correct one, with no tell in the language to warn you.</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color w:val="000000"/>
          <w:sz w:val="22"/>
          <w:szCs w:val="22"/>
          <w:rtl w:val="0"/>
        </w:rPr>
        <w:t xml:space="preserve">These two gaps compound each other in an unpleasant way. Precisely when you ask about something specific to your </w:t>
      </w:r>
      <w:ins w:author="Info Vivencia" w:id="47" w:date="2026-06-24T06:01:40Z">
        <w:r w:rsidDel="00000000" w:rsidR="00000000" w:rsidRPr="00000000">
          <w:rPr>
            <w:rtl w:val="0"/>
            <w:rPrChange w:author="Info Vivencia" w:id="48" w:date="2026-06-24T06:01:40Z">
              <w:rPr>
                <w:rFonts w:ascii="Calibri" w:cs="Calibri" w:eastAsia="Calibri" w:hAnsi="Calibri"/>
                <w:color w:val="000000"/>
                <w:sz w:val="22"/>
                <w:szCs w:val="22"/>
              </w:rPr>
            </w:rPrChange>
          </w:rPr>
          <w:t xml:space="preserve">situation, the</w:t>
        </w:r>
      </w:ins>
      <w:del w:author="Info Vivencia" w:id="47" w:date="2026-06-24T06:01:40Z">
        <w:r w:rsidDel="00000000" w:rsidR="00000000" w:rsidRPr="00000000">
          <w:rPr>
            <w:rtl w:val="0"/>
            <w:rPrChange w:author="Info Vivencia" w:id="48" w:date="2026-06-24T06:01:40Z">
              <w:rPr>
                <w:rFonts w:ascii="Calibri" w:cs="Calibri" w:eastAsia="Calibri" w:hAnsi="Calibri"/>
                <w:color w:val="000000"/>
                <w:sz w:val="22"/>
                <w:szCs w:val="22"/>
              </w:rPr>
            </w:rPrChange>
          </w:rPr>
          <w:delText xml:space="preserve">situation </w:delText>
        </w:r>
        <w:r w:rsidDel="00000000" w:rsidR="00000000" w:rsidRPr="00000000">
          <w:rPr>
            <w:rtl w:val="0"/>
            <w:rPrChange w:author="Info Vivencia" w:id="48" w:date="2026-06-24T06:01:40Z">
              <w:rPr>
                <w:rFonts w:ascii="Calibri" w:cs="Calibri" w:eastAsia="Calibri" w:hAnsi="Calibri"/>
                <w:color w:val="000000"/>
                <w:sz w:val="22"/>
                <w:szCs w:val="22"/>
              </w:rPr>
            </w:rPrChange>
          </w:rPr>
          <w:delText xml:space="preserve">—</w:delText>
        </w:r>
        <w:r w:rsidDel="00000000" w:rsidR="00000000" w:rsidRPr="00000000">
          <w:rPr>
            <w:rtl w:val="0"/>
            <w:rPrChange w:author="Info Vivencia" w:id="48" w:date="2026-06-24T06:01:40Z">
              <w:rPr>
                <w:rFonts w:ascii="Calibri" w:cs="Calibri" w:eastAsia="Calibri" w:hAnsi="Calibri"/>
                <w:color w:val="000000"/>
                <w:sz w:val="22"/>
                <w:szCs w:val="22"/>
              </w:rPr>
            </w:rPrChange>
          </w:rPr>
          <w:delText xml:space="preserve"> the</w:delText>
        </w:r>
      </w:del>
      <w:r w:rsidDel="00000000" w:rsidR="00000000" w:rsidRPr="00000000">
        <w:rPr>
          <w:rFonts w:ascii="Calibri" w:cs="Calibri" w:eastAsia="Calibri" w:hAnsi="Calibri"/>
          <w:color w:val="000000"/>
          <w:sz w:val="22"/>
          <w:szCs w:val="22"/>
          <w:rtl w:val="0"/>
        </w:rPr>
        <w:t xml:space="preserve"> area where gap one means the model has no real information </w:t>
      </w:r>
      <w:del w:author="Info Vivencia" w:id="49" w:date="2026-06-24T06:01:38Z">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gap two means it is most likely to fill the emptiness with something invented. Ask the coaching centre's general assistant for the refund rule and you may receive a fluent, official-sounding policy that no one at the centre ever wrote.</w:t>
      </w:r>
      <w:ins w:author="Info Vivencia" w:id="50" w:date="2026-06-24T06:06:05Z">
        <w:r w:rsidDel="00000000" w:rsidR="00000000" w:rsidRPr="00000000">
          <w:rPr>
            <w:rFonts w:ascii="Calibri" w:cs="Calibri" w:eastAsia="Calibri" w:hAnsi="Calibri"/>
            <w:color w:val="000000"/>
            <w:sz w:val="22"/>
            <w:szCs w:val="22"/>
            <w:rtl w:val="0"/>
          </w:rPr>
          <w:t xml:space="preserve">T</w:t>
        </w:r>
        <w:r w:rsidDel="00000000" w:rsidR="00000000" w:rsidRPr="00000000">
          <w:rPr>
            <w:rtl w:val="0"/>
            <w:rPrChange w:author="Info Vivencia" w:id="51" w:date="2026-06-24T06:06:05Z">
              <w:rPr>
                <w:rFonts w:ascii="Calibri" w:cs="Calibri" w:eastAsia="Calibri" w:hAnsi="Calibri"/>
                <w:color w:val="000000"/>
                <w:sz w:val="22"/>
                <w:szCs w:val="22"/>
              </w:rPr>
            </w:rPrChange>
          </w:rPr>
          <w:t xml:space="preserve">he real danger isn’t about AI sounding </w:t>
        </w:r>
        <w:r w:rsidDel="00000000" w:rsidR="00000000" w:rsidRPr="00000000">
          <w:rPr>
            <w:rtl w:val="0"/>
            <w:rPrChange w:author="Info Vivencia" w:id="51" w:date="2026-06-24T06:06:05Z">
              <w:rPr>
                <w:rFonts w:ascii="Calibri" w:cs="Calibri" w:eastAsia="Calibri" w:hAnsi="Calibri"/>
                <w:color w:val="000000"/>
                <w:sz w:val="22"/>
                <w:szCs w:val="22"/>
              </w:rPr>
            </w:rPrChange>
          </w:rPr>
          <w:t xml:space="preserve">unsure.Its AI sounding completely </w:t>
        </w:r>
        <w:r w:rsidDel="00000000" w:rsidR="00000000" w:rsidRPr="00000000">
          <w:rPr>
            <w:rtl w:val="0"/>
            <w:rPrChange w:author="Info Vivencia" w:id="51" w:date="2026-06-24T06:06:05Z">
              <w:rPr>
                <w:rFonts w:ascii="Calibri" w:cs="Calibri" w:eastAsia="Calibri" w:hAnsi="Calibri"/>
                <w:color w:val="000000"/>
                <w:sz w:val="22"/>
                <w:szCs w:val="22"/>
              </w:rPr>
            </w:rPrChange>
          </w:rPr>
          <w:t xml:space="preserve"> </w:t>
        </w:r>
        <w:r w:rsidDel="00000000" w:rsidR="00000000" w:rsidRPr="00000000">
          <w:rPr>
            <w:rtl w:val="0"/>
            <w:rPrChange w:author="Info Vivencia" w:id="51" w:date="2026-06-24T06:06:05Z">
              <w:rPr>
                <w:rFonts w:ascii="Calibri" w:cs="Calibri" w:eastAsia="Calibri" w:hAnsi="Calibri"/>
                <w:color w:val="000000"/>
                <w:sz w:val="22"/>
                <w:szCs w:val="22"/>
              </w:rPr>
            </w:rPrChange>
          </w:rPr>
          <w:t xml:space="preserve">confident</w:t>
        </w:r>
        <w:r w:rsidDel="00000000" w:rsidR="00000000" w:rsidRPr="00000000">
          <w:rPr>
            <w:rtl w:val="0"/>
            <w:rPrChange w:author="Info Vivencia" w:id="51" w:date="2026-06-24T06:06:05Z">
              <w:rPr>
                <w:rFonts w:ascii="Calibri" w:cs="Calibri" w:eastAsia="Calibri" w:hAnsi="Calibri"/>
                <w:color w:val="000000"/>
                <w:sz w:val="22"/>
                <w:szCs w:val="22"/>
              </w:rPr>
            </w:rPrChange>
          </w:rPr>
          <w:t xml:space="preserve"> while delivering a wrong answer, leading to people trusting wrong information. </w:t>
        </w:r>
      </w:ins>
      <w:del w:author="Info Vivencia" w:id="50" w:date="2026-06-24T06:06:05Z">
        <w:r w:rsidDel="00000000" w:rsidR="00000000" w:rsidRPr="00000000">
          <w:rPr>
            <w:rFonts w:ascii="Calibri" w:cs="Calibri" w:eastAsia="Calibri" w:hAnsi="Calibri"/>
            <w:color w:val="000000"/>
            <w:sz w:val="22"/>
            <w:szCs w:val="22"/>
            <w:rtl w:val="0"/>
          </w:rPr>
          <w:delText xml:space="preserve"> The danger is not that it sounds unsure. The danger is that it sounds completely sure, and a parent acting on it would be misled</w:delText>
        </w:r>
      </w:del>
      <w:r w:rsidDel="00000000" w:rsidR="00000000" w:rsidRPr="00000000">
        <w:rPr>
          <w:rFonts w:ascii="Calibri" w:cs="Calibri" w:eastAsia="Calibri" w:hAnsi="Calibri"/>
          <w:color w:val="000000"/>
          <w:sz w:val="22"/>
          <w:szCs w:val="22"/>
          <w:rtl w:val="0"/>
        </w:rPr>
        <w:t xml:space="preserve">. Any honest use of these tools for real work has to close both gaps at once.</w:t>
      </w:r>
      <w:r w:rsidDel="00000000" w:rsidR="00000000" w:rsidRPr="00000000">
        <w:rPr>
          <w:rtl w:val="0"/>
        </w:rPr>
      </w:r>
    </w:p>
    <w:p w:rsidR="00000000" w:rsidDel="00000000" w:rsidP="00000000" w:rsidRDefault="00000000" w:rsidRPr="00000000" w14:paraId="00000014">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2.3  The idea that closes both gaps: look it up first</w:t>
      </w:r>
      <w:r w:rsidDel="00000000" w:rsidR="00000000" w:rsidRPr="00000000">
        <w:rPr>
          <w:rtl w:val="0"/>
        </w:rPr>
      </w:r>
    </w:p>
    <w:p w:rsidR="00000000" w:rsidDel="00000000" w:rsidP="00000000" w:rsidRDefault="00000000" w:rsidRPr="00000000" w14:paraId="00000015">
      <w:pPr>
        <w:spacing w:after="160" w:line="276" w:lineRule="auto"/>
        <w:rPr>
          <w:del w:author="Info Vivencia" w:id="54" w:date="2026-06-24T06:10:07Z"/>
        </w:rPr>
      </w:pPr>
      <w:r w:rsidDel="00000000" w:rsidR="00000000" w:rsidRPr="00000000">
        <w:rPr>
          <w:rFonts w:ascii="Calibri" w:cs="Calibri" w:eastAsia="Calibri" w:hAnsi="Calibri"/>
          <w:color w:val="000000"/>
          <w:sz w:val="22"/>
          <w:szCs w:val="22"/>
          <w:rtl w:val="0"/>
        </w:rPr>
        <w:t xml:space="preserve">The idea behind RAG is simpler than its name, and you have already met a smaller version of it. On Day 3 you learned that giving the AI good context in your prompt produces a far better answer than leaving it to guess; pasting the relevant details into the prompt turned a vague reply into a precise one. RAG is that same principle made automatic and large-scale.</w:t>
      </w:r>
      <w:ins w:author="Info Vivencia" w:id="52" w:date="2026-06-24T06:10:23Z">
        <w:r w:rsidDel="00000000" w:rsidR="00000000" w:rsidRPr="00000000">
          <w:rPr>
            <w:rFonts w:ascii="Calibri" w:cs="Calibri" w:eastAsia="Calibri" w:hAnsi="Calibri"/>
            <w:color w:val="000000"/>
            <w:sz w:val="22"/>
            <w:szCs w:val="22"/>
            <w:rtl w:val="0"/>
          </w:rPr>
          <w:t xml:space="preserve"> Instead of manually finding and pasting the right information</w:t>
        </w:r>
        <w:r w:rsidDel="00000000" w:rsidR="00000000" w:rsidRPr="00000000">
          <w:rPr>
            <w:rtl w:val="0"/>
            <w:rPrChange w:author="Info Vivencia" w:id="53" w:date="2026-06-24T06:10:23Z">
              <w:rPr>
                <w:rFonts w:ascii="Calibri" w:cs="Calibri" w:eastAsia="Calibri" w:hAnsi="Calibri"/>
                <w:color w:val="000000"/>
                <w:sz w:val="22"/>
                <w:szCs w:val="22"/>
              </w:rPr>
            </w:rPrChange>
          </w:rPr>
          <w:t xml:space="preserve"> every time,the system does it automatically:it </w:t>
        </w:r>
        <w:r w:rsidDel="00000000" w:rsidR="00000000" w:rsidRPr="00000000">
          <w:rPr>
            <w:rtl w:val="0"/>
            <w:rPrChange w:author="Info Vivencia" w:id="53" w:date="2026-06-24T06:10:23Z">
              <w:rPr>
                <w:rFonts w:ascii="Calibri" w:cs="Calibri" w:eastAsia="Calibri" w:hAnsi="Calibri"/>
                <w:color w:val="000000"/>
                <w:sz w:val="22"/>
                <w:szCs w:val="22"/>
              </w:rPr>
            </w:rPrChange>
          </w:rPr>
          <w:t xml:space="preserve">first</w:t>
        </w:r>
        <w:r w:rsidDel="00000000" w:rsidR="00000000" w:rsidRPr="00000000">
          <w:rPr>
            <w:rtl w:val="0"/>
            <w:rPrChange w:author="Info Vivencia" w:id="53" w:date="2026-06-24T06:10:23Z">
              <w:rPr>
                <w:rFonts w:ascii="Calibri" w:cs="Calibri" w:eastAsia="Calibri" w:hAnsi="Calibri"/>
                <w:color w:val="000000"/>
                <w:sz w:val="22"/>
                <w:szCs w:val="22"/>
              </w:rPr>
            </w:rPrChange>
          </w:rPr>
          <w:t xml:space="preserve"> reaches out to </w:t>
        </w:r>
        <w:r w:rsidDel="00000000" w:rsidR="00000000" w:rsidRPr="00000000">
          <w:rPr>
            <w:rtl w:val="0"/>
            <w:rPrChange w:author="Info Vivencia" w:id="53" w:date="2026-06-24T06:10:23Z">
              <w:rPr>
                <w:rFonts w:ascii="Calibri" w:cs="Calibri" w:eastAsia="Calibri" w:hAnsi="Calibri"/>
                <w:color w:val="000000"/>
                <w:sz w:val="22"/>
                <w:szCs w:val="22"/>
              </w:rPr>
            </w:rPrChange>
          </w:rPr>
          <w:t xml:space="preserve">the</w:t>
        </w:r>
        <w:r w:rsidDel="00000000" w:rsidR="00000000" w:rsidRPr="00000000">
          <w:rPr>
            <w:rtl w:val="0"/>
            <w:rPrChange w:author="Info Vivencia" w:id="53" w:date="2026-06-24T06:10:23Z">
              <w:rPr>
                <w:rFonts w:ascii="Calibri" w:cs="Calibri" w:eastAsia="Calibri" w:hAnsi="Calibri"/>
                <w:color w:val="000000"/>
                <w:sz w:val="22"/>
                <w:szCs w:val="22"/>
              </w:rPr>
            </w:rPrChange>
          </w:rPr>
          <w:t xml:space="preserve"> documents you have provided and proceeds to answer by only using the pieces provided.  </w:t>
        </w:r>
      </w:ins>
      <w:r w:rsidDel="00000000" w:rsidR="00000000" w:rsidRPr="00000000">
        <w:rPr>
          <w:rFonts w:ascii="Calibri" w:cs="Calibri" w:eastAsia="Calibri" w:hAnsi="Calibri"/>
          <w:color w:val="000000"/>
          <w:sz w:val="22"/>
          <w:szCs w:val="22"/>
          <w:rtl w:val="0"/>
        </w:rPr>
        <w:t xml:space="preserve"> </w:t>
      </w:r>
      <w:del w:author="Info Vivencia" w:id="54" w:date="2026-06-24T06:10:07Z">
        <w:r w:rsidDel="00000000" w:rsidR="00000000" w:rsidRPr="00000000">
          <w:rPr>
            <w:rFonts w:ascii="Calibri" w:cs="Calibri" w:eastAsia="Calibri" w:hAnsi="Calibri"/>
            <w:color w:val="000000"/>
            <w:sz w:val="22"/>
            <w:szCs w:val="22"/>
            <w:rtl w:val="0"/>
          </w:rPr>
          <w:delText xml:space="preserve">Instead of you manually finding and pasting the right information every time, the system does the finding for you: before the AI answers, it first goes and fetches the most relevant pieces from a body of knowledge you have given it, and then answers using those pieces.</w:delText>
        </w:r>
        <w:r w:rsidDel="00000000" w:rsidR="00000000" w:rsidRPr="00000000">
          <w:rPr>
            <w:rtl w:val="0"/>
          </w:rPr>
        </w:r>
      </w:del>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color w:val="000000"/>
          <w:sz w:val="22"/>
          <w:szCs w:val="22"/>
          <w:rtl w:val="0"/>
        </w:rPr>
        <w:t xml:space="preserve">Both gaps close at the same moment. The first closes because the answer now draws on your documents, which contain exactly the private and current information the model lacked. The second closes because the model is no longer reaching into a vague memory and guessing; it is answering from specific text placed in front of it, and it can even point to which passage it used. The instruction at the heart of the whole technique is almost that plain: do not answer from memory; look it up first, then answer from what you found. The rest of this chapter is about how that simple instruction is actually carried out, and how you put it to work.</w:t>
      </w:r>
      <w:r w:rsidDel="00000000" w:rsidR="00000000" w:rsidRPr="00000000">
        <w:rPr>
          <w:rtl w:val="0"/>
        </w:rPr>
      </w:r>
    </w:p>
    <w:p w:rsidR="00000000" w:rsidDel="00000000" w:rsidP="00000000" w:rsidRDefault="00000000" w:rsidRPr="00000000" w14:paraId="00000017">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3.  What RAG Actually Is: Retrieve, Then Generate</w:t>
      </w:r>
      <w:r w:rsidDel="00000000" w:rsidR="00000000" w:rsidRPr="00000000">
        <w:rPr>
          <w:rtl w:val="0"/>
        </w:rPr>
      </w:r>
    </w:p>
    <w:p w:rsidR="00000000" w:rsidDel="00000000" w:rsidP="00000000" w:rsidRDefault="00000000" w:rsidRPr="00000000" w14:paraId="00000018">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3.1  The two steps, in plain language</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color w:val="000000"/>
          <w:sz w:val="22"/>
          <w:szCs w:val="22"/>
          <w:rtl w:val="0"/>
        </w:rPr>
        <w:t xml:space="preserve">The name Retrieval-Augmented Generation describes the method exactly, once you read it in order. There are two steps, and the middle word </w:t>
      </w:r>
      <w:ins w:author="Info Vivencia" w:id="55" w:date="2026-06-24T08:03:31Z">
        <w:r w:rsidDel="00000000" w:rsidR="00000000" w:rsidRPr="00000000">
          <w:rPr>
            <w:rtl w:val="0"/>
            <w:rPrChange w:author="Info Vivencia" w:id="56" w:date="2026-06-24T08:03:31Z">
              <w:rPr>
                <w:rFonts w:ascii="Calibri" w:cs="Calibri" w:eastAsia="Calibri" w:hAnsi="Calibri"/>
                <w:color w:val="000000"/>
                <w:sz w:val="22"/>
                <w:szCs w:val="22"/>
              </w:rPr>
            </w:rPrChange>
          </w:rPr>
          <w:t xml:space="preserve">explaining</w:t>
        </w:r>
      </w:ins>
      <w:del w:author="Info Vivencia" w:id="55" w:date="2026-06-24T08:03:31Z">
        <w:r w:rsidDel="00000000" w:rsidR="00000000" w:rsidRPr="00000000">
          <w:rPr>
            <w:rtl w:val="0"/>
            <w:rPrChange w:author="Info Vivencia" w:id="56" w:date="2026-06-24T08:03:31Z">
              <w:rPr>
                <w:rFonts w:ascii="Calibri" w:cs="Calibri" w:eastAsia="Calibri" w:hAnsi="Calibri"/>
                <w:color w:val="000000"/>
                <w:sz w:val="22"/>
                <w:szCs w:val="22"/>
              </w:rPr>
            </w:rPrChange>
          </w:rPr>
          <w:delText xml:space="preserve">explains</w:delText>
        </w:r>
      </w:del>
      <w:r w:rsidDel="00000000" w:rsidR="00000000" w:rsidRPr="00000000">
        <w:rPr>
          <w:rFonts w:ascii="Calibri" w:cs="Calibri" w:eastAsia="Calibri" w:hAnsi="Calibri"/>
          <w:color w:val="000000"/>
          <w:sz w:val="22"/>
          <w:szCs w:val="22"/>
          <w:rtl w:val="0"/>
        </w:rPr>
        <w:t xml:space="preserve"> how they join</w:t>
      </w:r>
      <w:ins w:author="Info Vivencia" w:id="57" w:date="2026-06-24T07:56:45Z">
        <w:r w:rsidDel="00000000" w:rsidR="00000000" w:rsidRPr="00000000">
          <w:rPr>
            <w:rFonts w:ascii="Calibri" w:cs="Calibri" w:eastAsia="Calibri" w:hAnsi="Calibri"/>
            <w:color w:val="000000"/>
            <w:sz w:val="22"/>
            <w:szCs w:val="22"/>
            <w:rtl w:val="0"/>
          </w:rPr>
          <w:t xml:space="preserve"> .Generation is the AI writing  an answer that</w:t>
        </w:r>
        <w:r w:rsidDel="00000000" w:rsidR="00000000" w:rsidRPr="00000000">
          <w:rPr>
            <w:rtl w:val="0"/>
            <w:rPrChange w:author="Info Vivencia" w:id="58" w:date="2026-06-24T07:56:45Z">
              <w:rPr>
                <w:rFonts w:ascii="Calibri" w:cs="Calibri" w:eastAsia="Calibri" w:hAnsi="Calibri"/>
                <w:color w:val="000000"/>
                <w:sz w:val="22"/>
                <w:szCs w:val="22"/>
              </w:rPr>
            </w:rPrChange>
          </w:rPr>
          <w:t xml:space="preserve">’s familiar.Retrival is the new part : finding the right information first. Augmented just means “boosted” ,the AI answer is boosted by what it </w:t>
        </w:r>
        <w:r w:rsidDel="00000000" w:rsidR="00000000" w:rsidRPr="00000000">
          <w:rPr>
            <w:rtl w:val="0"/>
            <w:rPrChange w:author="Info Vivencia" w:id="58" w:date="2026-06-24T07:56:45Z">
              <w:rPr>
                <w:rFonts w:ascii="Calibri" w:cs="Calibri" w:eastAsia="Calibri" w:hAnsi="Calibri"/>
                <w:color w:val="000000"/>
                <w:sz w:val="22"/>
                <w:szCs w:val="22"/>
              </w:rPr>
            </w:rPrChange>
          </w:rPr>
          <w:t xml:space="preserve">retrieves</w:t>
        </w:r>
        <w:r w:rsidDel="00000000" w:rsidR="00000000" w:rsidRPr="00000000">
          <w:rPr>
            <w:rtl w:val="0"/>
            <w:rPrChange w:author="Info Vivencia" w:id="58" w:date="2026-06-24T07:56:45Z">
              <w:rPr>
                <w:rFonts w:ascii="Calibri" w:cs="Calibri" w:eastAsia="Calibri" w:hAnsi="Calibri"/>
                <w:color w:val="000000"/>
                <w:sz w:val="22"/>
                <w:szCs w:val="22"/>
              </w:rPr>
            </w:rPrChange>
          </w:rPr>
          <w:t xml:space="preserve"> </w:t>
        </w:r>
      </w:ins>
      <w:r w:rsidDel="00000000" w:rsidR="00000000" w:rsidRPr="00000000">
        <w:rPr>
          <w:rFonts w:ascii="Calibri" w:cs="Calibri" w:eastAsia="Calibri" w:hAnsi="Calibri"/>
          <w:color w:val="000000"/>
          <w:sz w:val="22"/>
          <w:szCs w:val="22"/>
          <w:rtl w:val="0"/>
        </w:rPr>
        <w:t xml:space="preserve">.</w:t>
      </w:r>
      <w:del w:author="Info Vivencia" w:id="59" w:date="2026-06-24T07:56:37Z">
        <w:r w:rsidDel="00000000" w:rsidR="00000000" w:rsidRPr="00000000">
          <w:rPr>
            <w:rFonts w:ascii="Calibri" w:cs="Calibri" w:eastAsia="Calibri" w:hAnsi="Calibri"/>
            <w:color w:val="000000"/>
            <w:sz w:val="22"/>
            <w:szCs w:val="22"/>
            <w:rtl w:val="0"/>
          </w:rPr>
          <w:delText xml:space="preserve"> Generation is the part you already know: the AI writing an answer. Retrieval is the new step that comes first: fetching the relevant pieces of information from your knowledge source. Augmented is the join — the generation is augmented, meaning strengthened, by the retrieved material.</w:delText>
        </w:r>
      </w:del>
      <w:r w:rsidDel="00000000" w:rsidR="00000000" w:rsidRPr="00000000">
        <w:rPr>
          <w:rFonts w:ascii="Calibri" w:cs="Calibri" w:eastAsia="Calibri" w:hAnsi="Calibri"/>
          <w:color w:val="000000"/>
          <w:sz w:val="22"/>
          <w:szCs w:val="22"/>
          <w:rtl w:val="0"/>
        </w:rPr>
        <w:t xml:space="preserve"> Put plainly, the system retrieves first and generates second, and the answer you receive is built on what was retrieved.</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color w:val="000000"/>
          <w:sz w:val="22"/>
          <w:szCs w:val="22"/>
          <w:rtl w:val="0"/>
        </w:rPr>
        <w:t xml:space="preserve">Walk through what happens when you ask a question of a RAG system. Your question goes in. Before any answer is written, the system searches the body of documents you provided and pulls out the handful of passages most relevant to what you asked. It then hands those passages to the language model together with your original question, with an instruction that amounts to: answer this question using this material. The model reads the passages and writes its reply from them. The whole sequence takes a moment and is invisible to you; what you notice is only that the answer is suddenly grounded in your actual information instead of floating free of it.</w:t>
      </w:r>
      <w:r w:rsidDel="00000000" w:rsidR="00000000" w:rsidRPr="00000000">
        <w:rPr>
          <w:rtl w:val="0"/>
        </w:rPr>
      </w:r>
    </w:p>
    <w:p w:rsidR="00000000" w:rsidDel="00000000" w:rsidP="00000000" w:rsidRDefault="00000000" w:rsidRPr="00000000" w14:paraId="0000001B">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3.2  The open-book exam: why grounding changes the answer</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Fonts w:ascii="Calibri" w:cs="Calibri" w:eastAsia="Calibri" w:hAnsi="Calibri"/>
          <w:color w:val="000000"/>
          <w:sz w:val="22"/>
          <w:szCs w:val="22"/>
          <w:rtl w:val="0"/>
        </w:rPr>
        <w:t xml:space="preserve">The clearest way to feel the difference is an image every student in India knows from the inside: the difference between a closed-book exam and an open-book one.</w:t>
      </w:r>
      <w:ins w:author="Info Vivencia" w:id="60" w:date="2026-06-24T08:24:26Z">
        <w:r w:rsidDel="00000000" w:rsidR="00000000" w:rsidRPr="00000000">
          <w:rPr>
            <w:rFonts w:ascii="Calibri" w:cs="Calibri" w:eastAsia="Calibri" w:hAnsi="Calibri"/>
            <w:color w:val="000000"/>
            <w:sz w:val="22"/>
            <w:szCs w:val="22"/>
            <w:rtl w:val="0"/>
          </w:rPr>
          <w:t xml:space="preserve">A normal </w:t>
        </w:r>
        <w:r w:rsidDel="00000000" w:rsidR="00000000" w:rsidRPr="00000000">
          <w:rPr>
            <w:rtl w:val="0"/>
            <w:rPrChange w:author="Info Vivencia" w:id="61" w:date="2026-06-24T08:24:26Z">
              <w:rPr>
                <w:rFonts w:ascii="Calibri" w:cs="Calibri" w:eastAsia="Calibri" w:hAnsi="Calibri"/>
                <w:color w:val="000000"/>
                <w:sz w:val="22"/>
                <w:szCs w:val="22"/>
              </w:rPr>
            </w:rPrChange>
          </w:rPr>
          <w:t xml:space="preserve">AI answering form memory is like a student in a closed book exam. It has studied </w:t>
        </w:r>
        <w:r w:rsidDel="00000000" w:rsidR="00000000" w:rsidRPr="00000000">
          <w:rPr>
            <w:rtl w:val="0"/>
            <w:rPrChange w:author="Info Vivencia" w:id="61" w:date="2026-06-24T08:24:26Z">
              <w:rPr>
                <w:rFonts w:ascii="Calibri" w:cs="Calibri" w:eastAsia="Calibri" w:hAnsi="Calibri"/>
                <w:color w:val="000000"/>
                <w:sz w:val="22"/>
                <w:szCs w:val="22"/>
              </w:rPr>
            </w:rPrChange>
          </w:rPr>
          <w:t xml:space="preserve">a lot</w:t>
        </w:r>
        <w:r w:rsidDel="00000000" w:rsidR="00000000" w:rsidRPr="00000000">
          <w:rPr>
            <w:rtl w:val="0"/>
            <w:rPrChange w:author="Info Vivencia" w:id="61" w:date="2026-06-24T08:24:26Z">
              <w:rPr>
                <w:rFonts w:ascii="Calibri" w:cs="Calibri" w:eastAsia="Calibri" w:hAnsi="Calibri"/>
                <w:color w:val="000000"/>
                <w:sz w:val="22"/>
                <w:szCs w:val="22"/>
              </w:rPr>
            </w:rPrChange>
          </w:rPr>
          <w:t xml:space="preserve"> ,but if it’s unsure,it can’t check anything, it just has to guess confidently. </w:t>
        </w:r>
      </w:ins>
      <w:del w:author="Info Vivencia" w:id="60" w:date="2026-06-24T08:24:26Z">
        <w:r w:rsidDel="00000000" w:rsidR="00000000" w:rsidRPr="00000000">
          <w:rPr>
            <w:rFonts w:ascii="Calibri" w:cs="Calibri" w:eastAsia="Calibri" w:hAnsi="Calibri"/>
            <w:color w:val="000000"/>
            <w:sz w:val="22"/>
            <w:szCs w:val="22"/>
            <w:rtl w:val="0"/>
          </w:rPr>
          <w:delText xml:space="preserve"> A plain language model answering from memory is sitting a closed-book exam. It has studied an enormous amount, so it often does well, but when it is unsure it cannot check anything — it has to write down its best guess and commit to it confidently</w:delText>
        </w:r>
      </w:del>
      <w:r w:rsidDel="00000000" w:rsidR="00000000" w:rsidRPr="00000000">
        <w:rPr>
          <w:rFonts w:ascii="Calibri" w:cs="Calibri" w:eastAsia="Calibri" w:hAnsi="Calibri"/>
          <w:color w:val="000000"/>
          <w:sz w:val="22"/>
          <w:szCs w:val="22"/>
          <w:rtl w:val="0"/>
        </w:rPr>
        <w:t xml:space="preserve">, and sometimes that guess is wrong. There is no page to turn to.</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Calibri" w:cs="Calibri" w:eastAsia="Calibri" w:hAnsi="Calibri"/>
          <w:color w:val="000000"/>
          <w:sz w:val="22"/>
          <w:szCs w:val="22"/>
          <w:rtl w:val="0"/>
        </w:rPr>
        <w:t xml:space="preserve">A RAG system is sitting the same exam with the book open on the desk. When a question comes, it first turns to the relevant page, reads what is actually written there, and then answers from it. The knowledge no longer has to be carried perfectly in memory, because the correct material is right there to be consulted at the moment of answering. This is why grounding changes the answer so completely. The coaching centre's refund question, answered closed-book, produced an invented policy. Answered </w:t>
      </w:r>
      <w:ins w:author="Info Vivencia" w:id="62" w:date="2026-06-24T08:27:40Z">
        <w:r w:rsidDel="00000000" w:rsidR="00000000" w:rsidRPr="00000000">
          <w:rPr>
            <w:rtl w:val="0"/>
            <w:rPrChange w:author="Info Vivencia" w:id="63" w:date="2026-06-24T08:27:40Z">
              <w:rPr>
                <w:rFonts w:ascii="Calibri" w:cs="Calibri" w:eastAsia="Calibri" w:hAnsi="Calibri"/>
                <w:color w:val="000000"/>
                <w:sz w:val="22"/>
                <w:szCs w:val="22"/>
              </w:rPr>
            </w:rPrChange>
          </w:rPr>
          <w:t xml:space="preserve">open-books</w:t>
        </w:r>
      </w:ins>
      <w:del w:author="Info Vivencia" w:id="62" w:date="2026-06-24T08:27:40Z">
        <w:r w:rsidDel="00000000" w:rsidR="00000000" w:rsidRPr="00000000">
          <w:rPr>
            <w:rtl w:val="0"/>
            <w:rPrChange w:author="Info Vivencia" w:id="63" w:date="2026-06-24T08:27:40Z">
              <w:rPr>
                <w:rFonts w:ascii="Calibri" w:cs="Calibri" w:eastAsia="Calibri" w:hAnsi="Calibri"/>
                <w:color w:val="000000"/>
                <w:sz w:val="22"/>
                <w:szCs w:val="22"/>
              </w:rPr>
            </w:rPrChange>
          </w:rPr>
          <w:delText xml:space="preserve">open-book</w:delText>
        </w:r>
      </w:del>
      <w:r w:rsidDel="00000000" w:rsidR="00000000" w:rsidRPr="00000000">
        <w:rPr>
          <w:rFonts w:ascii="Calibri" w:cs="Calibri" w:eastAsia="Calibri" w:hAnsi="Calibri"/>
          <w:color w:val="000000"/>
          <w:sz w:val="22"/>
          <w:szCs w:val="22"/>
          <w:rtl w:val="0"/>
        </w:rPr>
        <w:t xml:space="preserve">, with the fee circular sitting in the knowledge source, </w:t>
      </w:r>
      <w:ins w:author="Info Vivencia" w:id="64" w:date="2026-06-24T08:27:36Z">
        <w:r w:rsidDel="00000000" w:rsidR="00000000" w:rsidRPr="00000000">
          <w:rPr>
            <w:rtl w:val="0"/>
            <w:rPrChange w:author="Info Vivencia" w:id="65" w:date="2026-06-24T08:27:36Z">
              <w:rPr>
                <w:rFonts w:ascii="Calibri" w:cs="Calibri" w:eastAsia="Calibri" w:hAnsi="Calibri"/>
                <w:color w:val="000000"/>
                <w:sz w:val="22"/>
                <w:szCs w:val="22"/>
              </w:rPr>
            </w:rPrChange>
          </w:rPr>
          <w:t xml:space="preserve">produces</w:t>
        </w:r>
      </w:ins>
      <w:del w:author="Info Vivencia" w:id="64" w:date="2026-06-24T08:27:36Z">
        <w:r w:rsidDel="00000000" w:rsidR="00000000" w:rsidRPr="00000000">
          <w:rPr>
            <w:rtl w:val="0"/>
            <w:rPrChange w:author="Info Vivencia" w:id="65" w:date="2026-06-24T08:27:36Z">
              <w:rPr>
                <w:rFonts w:ascii="Calibri" w:cs="Calibri" w:eastAsia="Calibri" w:hAnsi="Calibri"/>
                <w:color w:val="000000"/>
                <w:sz w:val="22"/>
                <w:szCs w:val="22"/>
              </w:rPr>
            </w:rPrChange>
          </w:rPr>
          <w:delText xml:space="preserve">it produces</w:delText>
        </w:r>
      </w:del>
      <w:r w:rsidDel="00000000" w:rsidR="00000000" w:rsidRPr="00000000">
        <w:rPr>
          <w:rFonts w:ascii="Calibri" w:cs="Calibri" w:eastAsia="Calibri" w:hAnsi="Calibri"/>
          <w:color w:val="000000"/>
          <w:sz w:val="22"/>
          <w:szCs w:val="22"/>
          <w:rtl w:val="0"/>
        </w:rPr>
        <w:t xml:space="preserve"> the centre's real refund rule, because the system </w:t>
      </w:r>
      <w:ins w:author="Info Vivencia" w:id="66" w:date="2026-06-24T08:27:43Z">
        <w:r w:rsidDel="00000000" w:rsidR="00000000" w:rsidRPr="00000000">
          <w:rPr>
            <w:rtl w:val="0"/>
            <w:rPrChange w:author="Info Vivencia" w:id="67" w:date="2026-06-24T08:27:43Z">
              <w:rPr>
                <w:rFonts w:ascii="Calibri" w:cs="Calibri" w:eastAsia="Calibri" w:hAnsi="Calibri"/>
                <w:color w:val="000000"/>
                <w:sz w:val="22"/>
                <w:szCs w:val="22"/>
              </w:rPr>
            </w:rPrChange>
          </w:rPr>
          <w:t xml:space="preserve">reads</w:t>
        </w:r>
      </w:ins>
      <w:del w:author="Info Vivencia" w:id="66" w:date="2026-06-24T08:27:43Z">
        <w:r w:rsidDel="00000000" w:rsidR="00000000" w:rsidRPr="00000000">
          <w:rPr>
            <w:rtl w:val="0"/>
            <w:rPrChange w:author="Info Vivencia" w:id="67" w:date="2026-06-24T08:27:43Z">
              <w:rPr>
                <w:rFonts w:ascii="Calibri" w:cs="Calibri" w:eastAsia="Calibri" w:hAnsi="Calibri"/>
                <w:color w:val="000000"/>
                <w:sz w:val="22"/>
                <w:szCs w:val="22"/>
              </w:rPr>
            </w:rPrChange>
          </w:rPr>
          <w:delText xml:space="preserve">read</w:delText>
        </w:r>
      </w:del>
      <w:r w:rsidDel="00000000" w:rsidR="00000000" w:rsidRPr="00000000">
        <w:rPr>
          <w:rFonts w:ascii="Calibri" w:cs="Calibri" w:eastAsia="Calibri" w:hAnsi="Calibri"/>
          <w:color w:val="000000"/>
          <w:sz w:val="22"/>
          <w:szCs w:val="22"/>
          <w:rtl w:val="0"/>
        </w:rPr>
        <w:t xml:space="preserve"> it off the page before replying. The capability of the model has not changed; what changed is that it was allowed to look before it spoke.</w:t>
      </w:r>
      <w:r w:rsidDel="00000000" w:rsidR="00000000" w:rsidRPr="00000000">
        <w:rPr>
          <w:rtl w:val="0"/>
        </w:rPr>
      </w:r>
    </w:p>
    <w:p w:rsidR="00000000" w:rsidDel="00000000" w:rsidP="00000000" w:rsidRDefault="00000000" w:rsidRPr="00000000" w14:paraId="0000001E">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3.3  Seeing the source: grounding as built-in verification</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color w:val="000000"/>
          <w:sz w:val="22"/>
          <w:szCs w:val="22"/>
          <w:rtl w:val="0"/>
        </w:rPr>
        <w:t xml:space="preserve">There is a second benefit to answering from specific passages, and it speaks directly to the habit you built on Day 1. Because a RAG system answers from particular pieces of text, it can show you which pieces it used. A good RAG tool does exactly this: alongside its answer, it points back to the passage in your document that the answer came from, so you can read the source yourself and confirm the answer is faithful to it.</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color w:val="000000"/>
          <w:sz w:val="22"/>
          <w:szCs w:val="22"/>
          <w:rtl w:val="0"/>
        </w:rPr>
        <w:t xml:space="preserve">This turns verification from a chore into something the system hands you. On Day 1 the rule was trust, then verify: use the tool freely, but check the claims that matter before you rely on them. With a plain chat tool, verifying means going off to find a trustworthy source on your own. With a grounded system, the source is already attached — you simply read the cited passage and judge whether the answer represents it honestly. The discipline still belongs to you, and you should still exercise it, especially when an answer will be acted on. But grounding makes the discipline far easier to keep, because it removes the excuse that checking is too much effort. The source is right there next to the claim.</w:t>
      </w:r>
      <w:r w:rsidDel="00000000" w:rsidR="00000000" w:rsidRPr="00000000">
        <w:rPr>
          <w:rtl w:val="0"/>
        </w:rPr>
      </w:r>
    </w:p>
    <w:p w:rsidR="00000000" w:rsidDel="00000000" w:rsidP="00000000" w:rsidRDefault="00000000" w:rsidRPr="00000000" w14:paraId="00000021">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3.4  RAG compared with the alternatives</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Calibri" w:cs="Calibri" w:eastAsia="Calibri" w:hAnsi="Calibri"/>
          <w:color w:val="000000"/>
          <w:sz w:val="22"/>
          <w:szCs w:val="22"/>
          <w:rtl w:val="0"/>
        </w:rPr>
        <w:t xml:space="preserve">It helps to place RAG beside the other ways you might try to make an AI use your information, because people often confuse them and reach for the wrong one. The first alternative is the one you already know: pasting the relevant material straight into the prompt, as you learned on Day 3. This works perfectly well for a one-off question where you can find the right paragraph yourself and there is not much of it. It stops working as soon as the knowledge is large or the questions are many, because you would have to locate and paste the right material by hand every single time, and there is a limit to how much you can paste at once. RAG is simply this same idea automated and scaled: it finds and supplies the right material for you, from a large source, on every question.</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Calibri" w:cs="Calibri" w:eastAsia="Calibri" w:hAnsi="Calibri"/>
          <w:color w:val="000000"/>
          <w:sz w:val="22"/>
          <w:szCs w:val="22"/>
          <w:rtl w:val="0"/>
        </w:rPr>
        <w:t xml:space="preserve">The second alternative is to train a model on your data, so the knowledge is baked into the model itself. This is a genuinely different approach, and for most people it is the wrong one. It is expensive and technical, the knowledge is frozen at the moment of training so it goes stale the moment a document changes, and the model cannot show you where an answer came from. RAG keeps your knowledge separate from the model, which means you can update it the instant something changes, and the system can always point to its source. The third comparison is plain web search or an ordinary chat tool, which answer from public, general information and not from your private documents at all. The plain lesson is that when you need an AI to answer reliably and updatably from your own body of knowledge, and to show its working, RAG is the tool built for the job.</w:t>
      </w:r>
      <w:r w:rsidDel="00000000" w:rsidR="00000000" w:rsidRPr="00000000">
        <w:rPr>
          <w:rtl w:val="0"/>
        </w:rPr>
      </w:r>
    </w:p>
    <w:p w:rsidR="00000000" w:rsidDel="00000000" w:rsidP="00000000" w:rsidRDefault="00000000" w:rsidRPr="00000000" w14:paraId="00000024">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3.5  Comprehension check</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Calibri" w:cs="Calibri" w:eastAsia="Calibri" w:hAnsi="Calibri"/>
          <w:color w:val="000000"/>
          <w:sz w:val="22"/>
          <w:szCs w:val="22"/>
          <w:rtl w:val="0"/>
        </w:rPr>
        <w:t xml:space="preserve">Before moving on, confirm two ideas in your own words. First, what are the two steps inside RAG, and which one happens before the other? Second, using the open-book exam image, explain why a grounded answer about your own business is more trustworthy than the same question answered from the model's general memory. If both answers come easily, you have the core of the technique and can move on to how the retrieval step actually finds the right material.</w:t>
      </w:r>
      <w:r w:rsidDel="00000000" w:rsidR="00000000" w:rsidRPr="00000000">
        <w:rPr>
          <w:rtl w:val="0"/>
        </w:rPr>
      </w:r>
    </w:p>
    <w:p w:rsidR="00000000" w:rsidDel="00000000" w:rsidP="00000000" w:rsidRDefault="00000000" w:rsidRPr="00000000" w14:paraId="00000026">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4.  How It Finds the Right Piece: Embeddings, Chunks, and the Vector Database</w:t>
      </w:r>
      <w:r w:rsidDel="00000000" w:rsidR="00000000" w:rsidRPr="00000000">
        <w:rPr>
          <w:rtl w:val="0"/>
        </w:rPr>
      </w:r>
    </w:p>
    <w:p w:rsidR="00000000" w:rsidDel="00000000" w:rsidP="00000000" w:rsidRDefault="00000000" w:rsidRPr="00000000" w14:paraId="00000027">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4.1  Why searching by exact words is not enough</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color w:val="000000"/>
          <w:sz w:val="22"/>
          <w:szCs w:val="22"/>
          <w:rtl w:val="0"/>
        </w:rPr>
        <w:t xml:space="preserve">The retrieval step rests on one hard problem: out of a whole folder of documents, how does the system find the passages that actually answer your question? The obvious method is to search for matching words, the way you might press Control-F to find a word on a page. But matching words is too brittle for real questions, because people ask about a thing using words the document never uses. A parent asks about fees; the fee circular may phrase it as the course costs forty thousand rupees and never use the word fees at all. A plain word search would find nothing, even though the answer is sitting right there in different words.</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color w:val="000000"/>
          <w:sz w:val="22"/>
          <w:szCs w:val="22"/>
          <w:rtl w:val="0"/>
        </w:rPr>
        <w:t xml:space="preserve">What you actually want is a search by meaning rather than by exact words: a search that understands that fees and the course costs forty thousand rupees are about the same thing, and that retrieves the second when you ask the first. Achieving that is the job of a few pieces working together, and each has a name worth knowing, because you will meet these terms whenever RAG is discussed: the embedding, the chunk, and the vector database.</w:t>
      </w:r>
      <w:r w:rsidDel="00000000" w:rsidR="00000000" w:rsidRPr="00000000">
        <w:rPr>
          <w:rtl w:val="0"/>
        </w:rPr>
      </w:r>
    </w:p>
    <w:p w:rsidR="00000000" w:rsidDel="00000000" w:rsidP="00000000" w:rsidRDefault="00000000" w:rsidRPr="00000000" w14:paraId="0000002A">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4.2  Embeddings: finding by meaning</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Calibri" w:cs="Calibri" w:eastAsia="Calibri" w:hAnsi="Calibri"/>
          <w:color w:val="000000"/>
          <w:sz w:val="22"/>
          <w:szCs w:val="22"/>
          <w:rtl w:val="0"/>
        </w:rPr>
        <w:t xml:space="preserve">An embedding is a way of turning a piece of text into a position based on its meaning. Picture a vast map on which every possible sentence has a location, and the locations are arranged by meaning, so that sentences about similar things sit close together and sentences about unrelated things sit far apart. On such a map, the course costs forty thousand rupees and what are the fees would land near each other, because they mean nearly the same thing, while a sentence about the weekend timetable would sit somewhere else entirely. Turning a piece of text into its position on this meaning-map is what creating an embedding means. You do not do this by hand and you do not need to see the map; the system creates an embedding for each passage automatically.</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color w:val="000000"/>
          <w:sz w:val="22"/>
          <w:szCs w:val="22"/>
          <w:rtl w:val="0"/>
        </w:rPr>
        <w:t xml:space="preserve">Once meaning has a location, finding relevant material becomes a matter of nearness. When you ask a question, the system creates an embedding for your question too — it finds where your question sits on the same map — and then looks for the document passages whose positions are closest to it. Closeness on the meaning-map is closeness in meaning, so the passages it pulls back are the ones genuinely about what you asked, regardless of whether they share any exact words with your question. This is how a question about fees reaches a passage that speaks of the course costing forty thousand rupees: the two sit near each other on the map, even though not a single word matches.</w:t>
      </w:r>
      <w:r w:rsidDel="00000000" w:rsidR="00000000" w:rsidRPr="00000000">
        <w:rPr>
          <w:rtl w:val="0"/>
        </w:rPr>
      </w:r>
    </w:p>
    <w:p w:rsidR="00000000" w:rsidDel="00000000" w:rsidP="00000000" w:rsidRDefault="00000000" w:rsidRPr="00000000" w14:paraId="0000002D">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4.3  Chunks: breaking a document into the right pieces</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color w:val="000000"/>
          <w:sz w:val="22"/>
          <w:szCs w:val="22"/>
          <w:rtl w:val="0"/>
        </w:rPr>
        <w:t xml:space="preserve">There is a step that has to happen before any of this, and understanding it explains a great deal about why a RAG system sometimes retrieves the perfect answer and sometimes misses. A whole document is too large to embed as a single position on the meaning-map, because a long document is about many things at once and would have no single clear location. So before anything else, each document is broken into smaller pieces, called chunks. A chunk is a manageable passage — typically a few paragraphs — and it is the chunk, not the whole document, that gets an embedding and gets retrieved.</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color w:val="000000"/>
          <w:sz w:val="22"/>
          <w:szCs w:val="22"/>
          <w:rtl w:val="0"/>
        </w:rPr>
        <w:t xml:space="preserve">How a document is divided into chunks turns out to matter enormously, and this is the part people overlook. A good chunk holds one complete idea together, so that when it is retrieved it carries the whole answer with it. A bad split does real damage: if the refund rule runs across the boundary between two chunks — the conditions in one chunk and the actual rule in the next — then retrieving the first chunk hands the model only half the answer, and the reply comes back incomplete or wrong, even though the full rule was sitting in the document. The system did not fail to find the information; it found a piece that had been cut in the wrong place.</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color w:val="000000"/>
          <w:sz w:val="22"/>
          <w:szCs w:val="22"/>
          <w:rtl w:val="0"/>
        </w:rPr>
        <w:t xml:space="preserve">In the accessible tools you will use, the chunking is done for you and you do not set it by hand. But you influence it powerfully through how you write and structure your documents, which is why the next section treats source preparation as a skill in its own right. A document with clear headings and complete ideas kept together gives the tool natural places to divide, so that each chunk comes out whole. A document that is one long unbroken wall of text, or one that scatters a single rule across distant paragraphs, forces awkward splits and retrieves poorly. Writing your knowledge well is, in part, writing it so it chunks well.</w:t>
      </w:r>
      <w:r w:rsidDel="00000000" w:rsidR="00000000" w:rsidRPr="00000000">
        <w:rPr>
          <w:rtl w:val="0"/>
        </w:rPr>
      </w:r>
    </w:p>
    <w:p w:rsidR="00000000" w:rsidDel="00000000" w:rsidP="00000000" w:rsidRDefault="00000000" w:rsidRPr="00000000" w14:paraId="00000031">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4.4  The vector database: a store organised by meaning</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Calibri" w:cs="Calibri" w:eastAsia="Calibri" w:hAnsi="Calibri"/>
          <w:color w:val="000000"/>
          <w:sz w:val="22"/>
          <w:szCs w:val="22"/>
          <w:rtl w:val="0"/>
        </w:rPr>
        <w:t xml:space="preserve">The embedding gives each chunk a position; something has to store all those positions and search through them quickly. That something is the vector database. An ordinary database is organised like a filing cabinet, where you find a record by its label or its number. A vector database is organised by those meaning-positions instead, which lets it answer a different kind of request: not find the record labelled X, but find the chunks that sit closest in meaning to this question. It is, in plain terms, a store of your knowledge arranged so that it can be searched by meaning rather than by exact words.</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Fonts w:ascii="Calibri" w:cs="Calibri" w:eastAsia="Calibri" w:hAnsi="Calibri"/>
          <w:color w:val="000000"/>
          <w:sz w:val="22"/>
          <w:szCs w:val="22"/>
          <w:rtl w:val="0"/>
        </w:rPr>
        <w:t xml:space="preserve">With all the pieces together, the retrieval step now makes complete sense end to end. Your documents are broken into chunks, each chunk is turned into an embedding and kept in the vector database, and when a question arrives it too is turned into an embedding and the database returns the nearest chunks. Those chunks are what get handed to the language model to answer from. You will rarely touch any of this directly — the accessible tools in the coming sections do all of it for you behind a simple screen — but knowing that retrieval works by meaning, through embeddings of well-formed chunks stored in a vector database, is what lets you understand why a RAG system sometimes retrieves the perfect passage and sometimes misses, and how to set one up so that it retrieves well.</w:t>
      </w:r>
      <w:r w:rsidDel="00000000" w:rsidR="00000000" w:rsidRPr="00000000">
        <w:rPr>
          <w:rtl w:val="0"/>
        </w:rPr>
      </w:r>
    </w:p>
    <w:p w:rsidR="00000000" w:rsidDel="00000000" w:rsidP="00000000" w:rsidRDefault="00000000" w:rsidRPr="00000000" w14:paraId="00000034">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4.5  Comprehension check</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color w:val="000000"/>
          <w:sz w:val="22"/>
          <w:szCs w:val="22"/>
          <w:rtl w:val="0"/>
        </w:rPr>
        <w:t xml:space="preserve">Check three ideas before continuing. First, why is searching by meaning more useful than searching for exact matching words, and what is an embedding's role in making that possible? Second, what is a chunk, and why can a badly placed chunk boundary produce a wrong answer even when the full information is in the document? Third, in one sentence, what does a vector database do that an ordinary filing-cabinet-style store does not? If you can answer all three, the mechanism is clear enough, and the rest of the chapter is about putting it to use.</w:t>
      </w:r>
      <w:r w:rsidDel="00000000" w:rsidR="00000000" w:rsidRPr="00000000">
        <w:rPr>
          <w:rtl w:val="0"/>
        </w:rPr>
      </w:r>
    </w:p>
    <w:p w:rsidR="00000000" w:rsidDel="00000000" w:rsidP="00000000" w:rsidRDefault="00000000" w:rsidRPr="00000000" w14:paraId="00000036">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5.  Preparing Your Knowledge Source</w:t>
      </w:r>
      <w:r w:rsidDel="00000000" w:rsidR="00000000" w:rsidRPr="00000000">
        <w:rPr>
          <w:rtl w:val="0"/>
        </w:rPr>
      </w:r>
    </w:p>
    <w:p w:rsidR="00000000" w:rsidDel="00000000" w:rsidP="00000000" w:rsidRDefault="00000000" w:rsidRPr="00000000" w14:paraId="00000037">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5.1  Why preparation decides the result</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Calibri" w:cs="Calibri" w:eastAsia="Calibri" w:hAnsi="Calibri"/>
          <w:color w:val="000000"/>
          <w:sz w:val="22"/>
          <w:szCs w:val="22"/>
          <w:rtl w:val="0"/>
        </w:rPr>
        <w:t xml:space="preserve">It is tempting to think that the cleverness of a RAG system lives in the tool, but in practice the single biggest factor in how well it answers is the quality of the documents you give it. A grounded answer can only be as good, as complete, as current, and as clear as its source. The model is faithful to what it retrieves, which means it faithfully passes on whatever is in your documents — including the gaps, the contradictions, and the out-of-date figures. Preparing the source well is therefore the highest-leverage work in the whole process, and it is work that requires judgement rather than technical skill, which makes it exactly the kind of thing you can do well from the start.</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color w:val="000000"/>
          <w:sz w:val="22"/>
          <w:szCs w:val="22"/>
          <w:rtl w:val="0"/>
        </w:rPr>
        <w:t xml:space="preserve">This is also the work that separates a knowledge assistant people trust from one they quietly stop using. A system that answers correctly nine times and then confidently gives a wrong fee the tenth time loses the staff's trust entirely, because they no longer know which answers to believe. Almost always, that tenth wrong answer traces back not to the tool but to the source: a stale circular, a contradiction between two documents, or a passage that was never clear in the first place. Get the source right and most problems never arise.</w:t>
      </w:r>
      <w:r w:rsidDel="00000000" w:rsidR="00000000" w:rsidRPr="00000000">
        <w:rPr>
          <w:rtl w:val="0"/>
        </w:rPr>
      </w:r>
    </w:p>
    <w:p w:rsidR="00000000" w:rsidDel="00000000" w:rsidP="00000000" w:rsidRDefault="00000000" w:rsidRPr="00000000" w14:paraId="0000003A">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5.2  What a good source looks like</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color w:val="000000"/>
          <w:sz w:val="22"/>
          <w:szCs w:val="22"/>
          <w:rtl w:val="0"/>
        </w:rPr>
        <w:t xml:space="preserve">A good knowledge source has a few recognisable qualities. It is current, so the figures and rules it states are the ones actually in force. It is clear, written so that each rule or fact is stated plainly and completely in one place rather than implied or scattered. It is well-structured, with headings and short sections that group related information together, which, as you saw, also helps the system chunk it cleanly. And it is free of contradictions, so that the same question cannot be answered two different ways depending on which passage is retrieved. A tidy, current fee circular with a clear section for each batch will outperform a thick, rambling document that mentions fees in five different places, every time.</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Calibri" w:cs="Calibri" w:eastAsia="Calibri" w:hAnsi="Calibri"/>
          <w:color w:val="000000"/>
          <w:sz w:val="22"/>
          <w:szCs w:val="22"/>
          <w:rtl w:val="0"/>
        </w:rPr>
        <w:t xml:space="preserve">It also helps to include only what is relevant and to leave out clutter that can mislead retrieval. A document padded with old notices, superseded offers, and half-finished drafts gives the system chances to retrieve the wrong thing. One practical point of form is worth knowing: these tools read text, so a document that is genuinely typed text works better than a photograph or scan of a page, where the words are locked inside an image. When you assemble a source, you are not just gathering documents; you are curating them into the cleanest, clearest, most current version of the knowledge you want the assistant to have.</w:t>
      </w:r>
      <w:r w:rsidDel="00000000" w:rsidR="00000000" w:rsidRPr="00000000">
        <w:rPr>
          <w:rtl w:val="0"/>
        </w:rPr>
      </w:r>
    </w:p>
    <w:p w:rsidR="00000000" w:rsidDel="00000000" w:rsidP="00000000" w:rsidRDefault="00000000" w:rsidRPr="00000000" w14:paraId="0000003D">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5.3  One source of truth, kept current</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color w:val="000000"/>
          <w:sz w:val="22"/>
          <w:szCs w:val="22"/>
          <w:rtl w:val="0"/>
        </w:rPr>
        <w:t xml:space="preserve">Two operational habits keep a knowledge source trustworthy over time. The first is to maintain a single source of truth for each thing. When the fee appears in three different documents, sooner or later they disagree, and a grounded system given all three will answer unpredictably depending on which it happens to retrieve. The discipline is to decide which document is authoritative for each kind of information and to keep the knowledge source built from those authoritative versions alone, so there is never a question of which answer is the real one.</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color w:val="000000"/>
          <w:sz w:val="22"/>
          <w:szCs w:val="22"/>
          <w:rtl w:val="0"/>
        </w:rPr>
        <w:t xml:space="preserve">The second habit is to keep the source current as a deliberate routine rather than an afterthought. Knowledge changes — fees revise, policies update, products come and go — and the moment a document changes, the version inside the knowledge source has to change with it, or the assistant will keep confidently quoting the old rule. It is worth deciding, from the start, who is responsible for updating the source and when they will do it. This is also the natural place to apply the privacy care from Day 1: a knowledge source often holds private business information and sometimes people's personal details, so include only what you are permitted to use, know where that information is stored, and treat a client's documents with the same care the client would. Curation, currency, and care are not extra steps around the real work; for a knowledge system, they are the real work.</w:t>
      </w:r>
      <w:r w:rsidDel="00000000" w:rsidR="00000000" w:rsidRPr="00000000">
        <w:rPr>
          <w:rtl w:val="0"/>
        </w:rPr>
      </w:r>
    </w:p>
    <w:p w:rsidR="00000000" w:rsidDel="00000000" w:rsidP="00000000" w:rsidRDefault="00000000" w:rsidRPr="00000000" w14:paraId="00000040">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6.  Building RAG Without Code: NotebookLM</w:t>
      </w:r>
      <w:r w:rsidDel="00000000" w:rsidR="00000000" w:rsidRPr="00000000">
        <w:rPr>
          <w:rtl w:val="0"/>
        </w:rPr>
      </w:r>
    </w:p>
    <w:p w:rsidR="00000000" w:rsidDel="00000000" w:rsidP="00000000" w:rsidRDefault="00000000" w:rsidRPr="00000000" w14:paraId="00000041">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6.1  From a tool you have used to a system you understand</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color w:val="000000"/>
          <w:sz w:val="22"/>
          <w:szCs w:val="22"/>
          <w:rtl w:val="0"/>
        </w:rPr>
        <w:t xml:space="preserve">You have already used a RAG system, on Day 2, without it being named as one. NotebookLM was introduced then as the tool that answers only from the documents you give it, rather than from its general knowledge. You now know exactly what that description means underneath: when you load documents into NotebookLM, it breaks them into chunks, embeds them, and stores them so it can retrieve by meaning; when you ask a question, it retrieves the relevant chunks and answers from them, and it shows you the source. That is RAG, end to end, with every step handled for you. What was a useful tool on Day 2 is now a system you understand from the inside, and understanding it lets you use it far more deliberately.</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Calibri" w:cs="Calibri" w:eastAsia="Calibri" w:hAnsi="Calibri"/>
          <w:color w:val="000000"/>
          <w:sz w:val="22"/>
          <w:szCs w:val="22"/>
          <w:rtl w:val="0"/>
        </w:rPr>
        <w:t xml:space="preserve">This is why NotebookLM is the right place to do the hands-on work of today. It demands no code, no setup, and no technical knowledge, yet it is a genuine, complete RAG system rather than a toy version of one. Everything you build in it is real, and the judgement you develop using it carries directly to any other RAG tool you meet, because the underlying method is the same one you learned in the last two sections.</w:t>
      </w:r>
      <w:r w:rsidDel="00000000" w:rsidR="00000000" w:rsidRPr="00000000">
        <w:rPr>
          <w:rtl w:val="0"/>
        </w:rPr>
      </w:r>
    </w:p>
    <w:p w:rsidR="00000000" w:rsidDel="00000000" w:rsidP="00000000" w:rsidRDefault="00000000" w:rsidRPr="00000000" w14:paraId="00000044">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6.2  Loading your knowledge and asking grounded questions</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Calibri" w:cs="Calibri" w:eastAsia="Calibri" w:hAnsi="Calibri"/>
          <w:color w:val="000000"/>
          <w:sz w:val="22"/>
          <w:szCs w:val="22"/>
          <w:rtl w:val="0"/>
        </w:rPr>
        <w:t xml:space="preserve">Working with NotebookLM follows a simple shape. You begin by creating a notebook and adding sources to it — these are the documents that will become its knowledge. A source can be a file you upload, such as a fee circular or a policy document, or a link to a web page, or notes you paste in. The set of sources you add is the entire world the notebook will answer from; it will not reach beyond them. Once the sources are processed, you ask questions in plain language, exactly as you would of any chat tool, and the answers come back grounded in those sources, each one pointing to the passage it drew on so you can check it.</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color w:val="000000"/>
          <w:sz w:val="22"/>
          <w:szCs w:val="22"/>
          <w:rtl w:val="0"/>
        </w:rPr>
        <w:t xml:space="preserve">The decisive skill here is the one the previous section was about: choosing and preparing what goes in. Because the notebook answers only from its sources, the quality and completeness of those sources decide the quality of every answer. A notebook given the full, current fee circular will answer fee questions perfectly; the same notebook given last year's circular will answer last year's fees with total confidence, because it faithfully reports whatever it was given. The tool is the easy part; the source is where the work and the judgement live.</w:t>
      </w:r>
      <w:r w:rsidDel="00000000" w:rsidR="00000000" w:rsidRPr="00000000">
        <w:rPr>
          <w:rtl w:val="0"/>
        </w:rPr>
      </w:r>
    </w:p>
    <w:p w:rsidR="00000000" w:rsidDel="00000000" w:rsidP="00000000" w:rsidRDefault="00000000" w:rsidRPr="00000000" w14:paraId="00000047">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6.3  Worked example: a coaching centre's document assistant</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Calibri" w:cs="Calibri" w:eastAsia="Calibri" w:hAnsi="Calibri"/>
          <w:color w:val="000000"/>
          <w:sz w:val="22"/>
          <w:szCs w:val="22"/>
          <w:rtl w:val="0"/>
        </w:rPr>
        <w:t xml:space="preserve">To see the whole loop in one piece, here is the coaching centre from earlier building a document assistant its front-desk staff can rely on.</w:t>
      </w:r>
      <w:r w:rsidDel="00000000" w:rsidR="00000000" w:rsidRPr="00000000">
        <w:rPr>
          <w:rtl w:val="0"/>
        </w:rPr>
      </w:r>
    </w:p>
    <w:p w:rsidR="00000000" w:rsidDel="00000000" w:rsidP="00000000" w:rsidRDefault="00000000" w:rsidRPr="00000000" w14:paraId="00000049">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The centre creates a notebook and adds three sources to it: the current fee circular, the admission booklet listing batch timings and the syllabus, and a one-page document setting out the refund and transfer rules. A staff member then asks, in the notebook, “A parent is asking about the refund if their child leaves the NEET batch after two months — what is our rule?” The notebook retrieves the relevant lines from the refund document and answers with the centre's actual rule, showing the passage it used. The staff member reads the cited passage, confirms the answer matches it, and relays it to the parent with confidence.</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color w:val="000000"/>
          <w:sz w:val="22"/>
          <w:szCs w:val="22"/>
          <w:rtl w:val="0"/>
        </w:rPr>
        <w:t xml:space="preserve">The takeaway is that a reliable internal assistant was built with no code and no technical skill — only the judgement to gather the right documents and the discipline to check the cited source before relying on the answer. The same notebook now answers every routine question the staff used to look up by hand, correctly and instantly, because it answers from the centre's own knowledge.</w:t>
      </w:r>
      <w:r w:rsidDel="00000000" w:rsidR="00000000" w:rsidRPr="00000000">
        <w:rPr>
          <w:rtl w:val="0"/>
        </w:rPr>
      </w:r>
    </w:p>
    <w:p w:rsidR="00000000" w:rsidDel="00000000" w:rsidP="00000000" w:rsidRDefault="00000000" w:rsidRPr="00000000" w14:paraId="0000004B">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6.4  Two more worked examples: an online seller and a CA firm</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color w:val="000000"/>
          <w:sz w:val="22"/>
          <w:szCs w:val="22"/>
          <w:rtl w:val="0"/>
        </w:rPr>
        <w:t xml:space="preserve">The same pattern fits very different kinds of work, which is the point of seeing it more than once. Here it is for a small online seller answering buyers.</w:t>
      </w:r>
      <w:r w:rsidDel="00000000" w:rsidR="00000000" w:rsidRPr="00000000">
        <w:rPr>
          <w:rtl w:val="0"/>
        </w:rPr>
      </w:r>
    </w:p>
    <w:p w:rsidR="00000000" w:rsidDel="00000000" w:rsidP="00000000" w:rsidRDefault="00000000" w:rsidRPr="00000000" w14:paraId="0000004D">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 woman selling handloom sarees through Instagram and WhatsApp builds a notebook from two sources: a catalogue describing each saree with its fabric, price, and washing care, and her returns and shipping policy. When a buyer messages “Is the green Kanchipuram machine-washable, and how many days do I have to return it if it doesn't suit me?”, she asks the same question in her notebook, which retrieves the care line for that saree and the returns window from the policy and gives her a grounded, accurate reply she can paste back to the buyer in seconds.</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Calibri" w:cs="Calibri" w:eastAsia="Calibri" w:hAnsi="Calibri"/>
          <w:color w:val="000000"/>
          <w:sz w:val="22"/>
          <w:szCs w:val="22"/>
          <w:rtl w:val="0"/>
        </w:rPr>
        <w:t xml:space="preserve">The takeaway is that grounding is just as useful facing outward to customers as it is facing inward to staff: the seller answers from her real product and policy information rather than from memory, so she never promises a wrong return window or the wrong fabric care. Now the same idea in a professional firm.</w:t>
      </w:r>
      <w:r w:rsidDel="00000000" w:rsidR="00000000" w:rsidRPr="00000000">
        <w:rPr>
          <w:rtl w:val="0"/>
        </w:rPr>
      </w:r>
    </w:p>
    <w:p w:rsidR="00000000" w:rsidDel="00000000" w:rsidP="00000000" w:rsidRDefault="00000000" w:rsidRPr="00000000" w14:paraId="0000004F">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 small chartered accountancy firm builds a notebook from its standard engagement terms and an internal checklist of documents required for different filings. When a junior staff member is unsure and asks “What documents do we need to collect from a new GST registration client?”, the notebook answers from the firm's own checklist, citing it, instead of the junior guessing or interrupting a senior partner. As the firm's procedures are refined, the checklist is updated and the notebook stays in step.</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color w:val="000000"/>
          <w:sz w:val="22"/>
          <w:szCs w:val="22"/>
          <w:rtl w:val="0"/>
        </w:rPr>
        <w:t xml:space="preserve">The takeaway is that a knowledge assistant keeps a firm's hard-won procedural knowledge available to everyone who needs it, so that it no longer lives only in a few senior people's heads and no longer walks out of the door when someone leaves. Across all three examples the shape is identical: gather the right sources, prepare them well, ask in plain language, and verify against the cited passage.</w:t>
      </w:r>
      <w:r w:rsidDel="00000000" w:rsidR="00000000" w:rsidRPr="00000000">
        <w:rPr>
          <w:rtl w:val="0"/>
        </w:rPr>
      </w:r>
    </w:p>
    <w:p w:rsidR="00000000" w:rsidDel="00000000" w:rsidP="00000000" w:rsidRDefault="00000000" w:rsidRPr="00000000" w14:paraId="00000051">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6.5  Only as good as what you put in</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Calibri" w:cs="Calibri" w:eastAsia="Calibri" w:hAnsi="Calibri"/>
          <w:color w:val="000000"/>
          <w:sz w:val="22"/>
          <w:szCs w:val="22"/>
          <w:rtl w:val="0"/>
        </w:rPr>
        <w:t xml:space="preserve">Two cautions belong with this power, and both follow naturally from how the system works rather than being added on as warnings. The first concerns the truth of your answers. A grounded system is only as good as the sources behind it, so an out-of-date or inaccurate document does not merely fail to help; it produces wrong answers wearing the full confidence of a grounded reply. Keeping the sources current and correct is therefore not housekeeping but the core of using the tool responsibly, especially when the answers are passed on to parents, clients, or customers who will act on them. When a document changes, the knowledge source must change with it.</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color w:val="000000"/>
          <w:sz w:val="22"/>
          <w:szCs w:val="22"/>
          <w:rtl w:val="0"/>
        </w:rPr>
        <w:t xml:space="preserve">The second concerns the documents themselves. The moment you build a knowledge assistant for someone else — a client's internal files, a firm's contracts, records containing people's personal details — you are loading their private information into a tool, and the privacy habit from Day 1 applies in full. Before you put a client's documents into any system, be clear about what is in them, whether you have permission to use them this way, and where that information then lives. Confidential material handled carelessly is how trust is lost, and in this kind of work, where you are entrusted with a business's own knowledge, that trust is the entire foundation of the relationship. Handle the documents as carefully as the business that owns them would.</w:t>
      </w:r>
      <w:r w:rsidDel="00000000" w:rsidR="00000000" w:rsidRPr="00000000">
        <w:rPr>
          <w:rtl w:val="0"/>
        </w:rPr>
      </w:r>
    </w:p>
    <w:p w:rsidR="00000000" w:rsidDel="00000000" w:rsidP="00000000" w:rsidRDefault="00000000" w:rsidRPr="00000000" w14:paraId="00000054">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7.  Knowledge for Your Agent: Claude Projects, and Where Supabase Fits</w:t>
      </w:r>
      <w:r w:rsidDel="00000000" w:rsidR="00000000" w:rsidRPr="00000000">
        <w:rPr>
          <w:rtl w:val="0"/>
        </w:rPr>
      </w:r>
    </w:p>
    <w:p w:rsidR="00000000" w:rsidDel="00000000" w:rsidP="00000000" w:rsidRDefault="00000000" w:rsidRPr="00000000" w14:paraId="00000055">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7.1  Giving an agent a knowledge base with Claude Projects</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Calibri" w:cs="Calibri" w:eastAsia="Calibri" w:hAnsi="Calibri"/>
          <w:color w:val="000000"/>
          <w:sz w:val="22"/>
          <w:szCs w:val="22"/>
          <w:rtl w:val="0"/>
        </w:rPr>
        <w:t xml:space="preserve">Now the connection to the last two days. The agents you built were capable of carrying out tasks, but they worked from general knowledge and so could not answer reliably about your specific world. RAG is exactly the missing piece: it gives an agent a knowledge base to consult, so that the agent's actions and answers are grounded in your information. An agent that can look things up in documents you control is a different order of useful from one working from memory alone, and Claude Projects is a direct, accessible way to create one.</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Fonts w:ascii="Calibri" w:cs="Calibri" w:eastAsia="Calibri" w:hAnsi="Calibri"/>
          <w:color w:val="000000"/>
          <w:sz w:val="22"/>
          <w:szCs w:val="22"/>
          <w:rtl w:val="0"/>
        </w:rPr>
        <w:t xml:space="preserve">A Project in Claude is a workspace you can give its own knowledge: you add documents to the project, and from then on, every conversation inside that project can draw on them. This is RAG in the same sense as NotebookLM, applied to a working assistant rather than a question-answering notebook. Picture a customer-support assistant for a small software business. Loaded into a project with the company's help articles, refund policy, and product guide, it answers customer questions from the company's actual documentation rather than guessing, and it stays consistent with what the company really offers. The agentic capability from Days 10 and 11 supplies the doing; the project's knowledge supplies the knowing; and the combination is what a business can actually depend on.</w:t>
      </w:r>
      <w:r w:rsidDel="00000000" w:rsidR="00000000" w:rsidRPr="00000000">
        <w:rPr>
          <w:rtl w:val="0"/>
        </w:rPr>
      </w:r>
    </w:p>
    <w:p w:rsidR="00000000" w:rsidDel="00000000" w:rsidP="00000000" w:rsidRDefault="00000000" w:rsidRPr="00000000" w14:paraId="00000058">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7.2  Google AI Studio for deliberate testing</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Calibri" w:cs="Calibri" w:eastAsia="Calibri" w:hAnsi="Calibri"/>
          <w:color w:val="000000"/>
          <w:sz w:val="22"/>
          <w:szCs w:val="22"/>
          <w:rtl w:val="0"/>
        </w:rPr>
        <w:t xml:space="preserve">Alongside the tools built for everyday use, it is worth knowing Google AI Studio as a more deliberate workspace. Where NotebookLM and Claude Projects are shaped for getting work done, AI Studio gives you a place to test more carefully: to give the model specific material to work from and observe closely how it uses it, varying what you provide and watching how the grounded answer changes. You will not reach for it for daily tasks, but when you want to understand why a grounded answer came out the way it did, or to refine how a knowledge-backed assistant behaves before putting it in front of real users, a testing space like this is where that careful work happens.</w:t>
      </w:r>
      <w:r w:rsidDel="00000000" w:rsidR="00000000" w:rsidRPr="00000000">
        <w:rPr>
          <w:rtl w:val="0"/>
        </w:rPr>
      </w:r>
    </w:p>
    <w:p w:rsidR="00000000" w:rsidDel="00000000" w:rsidP="00000000" w:rsidRDefault="00000000" w:rsidRPr="00000000" w14:paraId="0000005A">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7.3  When you outgrow no-code: what Supabase does underneath</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Calibri" w:cs="Calibri" w:eastAsia="Calibri" w:hAnsi="Calibri"/>
          <w:color w:val="000000"/>
          <w:sz w:val="22"/>
          <w:szCs w:val="22"/>
          <w:rtl w:val="0"/>
        </w:rPr>
        <w:t xml:space="preserve">The tools so far hide the vector database from you entirely, which is exactly what makes them so easy to use. But it is worth knowing what sits underneath for the day a need grows beyond them, because the no-code tools have limits: they suit a defined set of documents and a manageable scale, and a larger or more demanding system eventually needs its own foundation. That foundation is a real vector database, and Supabase is one of the common tools that provides one. Supabase is a developer's tool — a place to store data and, among other things, to hold the embeddings of a large knowledge base and search them by meaning at scale.</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Calibri" w:cs="Calibri" w:eastAsia="Calibri" w:hAnsi="Calibri"/>
          <w:color w:val="000000"/>
          <w:sz w:val="22"/>
          <w:szCs w:val="22"/>
          <w:rtl w:val="0"/>
        </w:rPr>
        <w:t xml:space="preserve">You are not expected to build with Supabase today, and doing so sits outside the scope of this session; it belongs to the more technical, framework-level work that comes later in the program. What matters now is the mental picture. When a serious knowledge system is built — one holding thousands of documents and serving many users at once, such as a company-wide assistant that every employee queries — something like Supabase is the engine doing underneath precisely what you learned in section four: storing the embeddings of countless chunks in a vector database and returning the nearest ones for each question. The no-code tools you use today are friendly faces over the same machinery. Knowing the engine exists, and what it does, means you understand the whole picture rather than only its surface, and you will recognise what you are looking at when you eventually meet it.</w:t>
      </w:r>
      <w:r w:rsidDel="00000000" w:rsidR="00000000" w:rsidRPr="00000000">
        <w:rPr>
          <w:rtl w:val="0"/>
        </w:rPr>
      </w:r>
    </w:p>
    <w:p w:rsidR="00000000" w:rsidDel="00000000" w:rsidP="00000000" w:rsidRDefault="00000000" w:rsidRPr="00000000" w14:paraId="0000005D">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7.4  Choosing the right knowledge tool for the job</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color w:val="000000"/>
          <w:sz w:val="22"/>
          <w:szCs w:val="22"/>
          <w:rtl w:val="0"/>
        </w:rPr>
        <w:t xml:space="preserve">You now have a small range of ways to ground an AI in your knowledge, and the skill is matching the tool to the job rather than always reaching for the same one. For answering questions from a fixed set of documents — a study pack, a set of policies, a folder of reports — NotebookLM is the natural fit. For giving a working assistant a knowledge base it carries through every conversation, a Claude Project fits. For careful testing of how grounding behaves, AI Studio is the place. And for a large, demanding system that has outgrown the no-code tools, a real vector database such as Supabase is the foundation, built with more technical help. Start from the job, then choose the tool, rather than starting from a favourite tool and forcing the job to fit it.</w:t>
      </w: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Fonts w:ascii="Calibri" w:cs="Calibri" w:eastAsia="Calibri" w:hAnsi="Calibri"/>
          <w:color w:val="000000"/>
          <w:sz w:val="22"/>
          <w:szCs w:val="22"/>
          <w:rtl w:val="0"/>
        </w:rPr>
        <w:t xml:space="preserve">This points at a habit worth holding onto, because the specific tools named today will change while the need to ground AI in real knowledge will not. When you face a knowledge task and the tool in front of you does not quite fit, ask how you would find one that does: what kind of grounding does this job really need, how would you judge whether a new tool does it well, and how would you look past the obvious choice to the one that actually fits the work? A person who asks those questions stays capable as the tools turn over, because they are choosing by the shape of the problem rather than by the name they happen to know. That is the same way of thinking the whole program has been building, applied now to the question of where an AI gets its knowledge.</w:t>
      </w:r>
      <w:r w:rsidDel="00000000" w:rsidR="00000000" w:rsidRPr="00000000">
        <w:rPr>
          <w:rtl w:val="0"/>
        </w:rPr>
      </w:r>
    </w:p>
    <w:p w:rsidR="00000000" w:rsidDel="00000000" w:rsidP="00000000" w:rsidRDefault="00000000" w:rsidRPr="00000000" w14:paraId="00000060">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8.  What RAG Does Well, and Where It Struggles</w:t>
      </w:r>
      <w:r w:rsidDel="00000000" w:rsidR="00000000" w:rsidRPr="00000000">
        <w:rPr>
          <w:rtl w:val="0"/>
        </w:rPr>
      </w:r>
    </w:p>
    <w:p w:rsidR="00000000" w:rsidDel="00000000" w:rsidP="00000000" w:rsidRDefault="00000000" w:rsidRPr="00000000" w14:paraId="00000061">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8.1  Where grounding is at its strongest</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Calibri" w:cs="Calibri" w:eastAsia="Calibri" w:hAnsi="Calibri"/>
          <w:color w:val="000000"/>
          <w:sz w:val="22"/>
          <w:szCs w:val="22"/>
          <w:rtl w:val="0"/>
        </w:rPr>
        <w:t xml:space="preserve">RAG is not equally good at everything, and using it well means knowing the shape of question it answers best. Its great strength is factual lookup from a defined source: questions whose answer is stated somewhere in your documents and needs to be found and reported faithfully. What is our refund rule, what fabric is this saree, which documents does a new client need to provide — these are exactly the questions where retrieval shines, because the answer exists as a passage and the system's job is simply to find that passage and ground its reply in it. For this kind of work, a well-prepared RAG system is fast, consistent, and trustworthy in a way a plain chat tool can never be, because it is reporting your real information rather than guessing.</w:t>
      </w:r>
      <w:r w:rsidDel="00000000" w:rsidR="00000000" w:rsidRPr="00000000">
        <w:rPr>
          <w:rtl w:val="0"/>
        </w:rPr>
      </w:r>
    </w:p>
    <w:p w:rsidR="00000000" w:rsidDel="00000000" w:rsidP="00000000" w:rsidRDefault="00000000" w:rsidRPr="00000000" w14:paraId="00000063">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8.2  Where RAG strains</w:t>
      </w:r>
      <w:r w:rsidDel="00000000" w:rsidR="00000000" w:rsidRPr="00000000">
        <w:rPr>
          <w:rtl w:val="0"/>
        </w:rPr>
      </w:r>
    </w:p>
    <w:p w:rsidR="00000000" w:rsidDel="00000000" w:rsidP="00000000" w:rsidRDefault="00000000" w:rsidRPr="00000000" w14:paraId="00000064">
      <w:pPr>
        <w:spacing w:after="160" w:line="276" w:lineRule="auto"/>
        <w:rPr/>
      </w:pPr>
      <w:r w:rsidDel="00000000" w:rsidR="00000000" w:rsidRPr="00000000">
        <w:rPr>
          <w:rFonts w:ascii="Calibri" w:cs="Calibri" w:eastAsia="Calibri" w:hAnsi="Calibri"/>
          <w:color w:val="000000"/>
          <w:sz w:val="22"/>
          <w:szCs w:val="22"/>
          <w:rtl w:val="0"/>
        </w:rPr>
        <w:t xml:space="preserve">The same design that makes RAG strong at lookup makes it weaker at other things, and it is fairer to the tool and to yourself to know this in advance than to be disappointed later. RAG strains when a question requires pulling together and synthesising information spread across many documents at once, rather than finding it in a few passages — a request to summarise the themes across two hundred client files is asking for far more than retrieving the nearest chunks. It strains on vague questions, where the question is too unclear for retrieval to tell which passages are relevant, so it may pull back the wrong material. And it cannot answer at all when the information is simply not in the sources; a well-behaved system will say so, but a question outside its knowledge is a question it should not be expected to answer. It is also not a reasoning engine that can supply judgement the documents do not contain — it grounds answers in what you gave it, and no more.</w:t>
      </w:r>
      <w:r w:rsidDel="00000000" w:rsidR="00000000" w:rsidRPr="00000000">
        <w:rPr>
          <w:rtl w:val="0"/>
        </w:rPr>
      </w:r>
    </w:p>
    <w:p w:rsidR="00000000" w:rsidDel="00000000" w:rsidP="00000000" w:rsidRDefault="00000000" w:rsidRPr="00000000" w14:paraId="00000065">
      <w:pPr>
        <w:spacing w:after="160" w:line="276" w:lineRule="auto"/>
        <w:rPr/>
      </w:pPr>
      <w:r w:rsidDel="00000000" w:rsidR="00000000" w:rsidRPr="00000000">
        <w:rPr>
          <w:rFonts w:ascii="Calibri" w:cs="Calibri" w:eastAsia="Calibri" w:hAnsi="Calibri"/>
          <w:color w:val="000000"/>
          <w:sz w:val="22"/>
          <w:szCs w:val="22"/>
          <w:rtl w:val="0"/>
        </w:rPr>
        <w:t xml:space="preserve">Knowing these limits shapes how you set a system up and what you promise of it. You build the knowledge source to contain, clearly and completely, the answers to the questions you actually expect, and you tell the people using it that it answers from those documents and not beyond them. A RAG assistant presented honestly — excellent at looking up what is in its sources, candid about what is not — earns lasting trust. One oversold as knowing everything loses that trust the first time it meets a question its documents never covered.</w:t>
      </w:r>
      <w:r w:rsidDel="00000000" w:rsidR="00000000" w:rsidRPr="00000000">
        <w:rPr>
          <w:rtl w:val="0"/>
        </w:rPr>
      </w:r>
    </w:p>
    <w:p w:rsidR="00000000" w:rsidDel="00000000" w:rsidP="00000000" w:rsidRDefault="00000000" w:rsidRPr="00000000" w14:paraId="00000066">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8.3  Why an answer still came out wrong: a troubleshooting lens</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Calibri" w:cs="Calibri" w:eastAsia="Calibri" w:hAnsi="Calibri"/>
          <w:color w:val="000000"/>
          <w:sz w:val="22"/>
          <w:szCs w:val="22"/>
          <w:rtl w:val="0"/>
        </w:rPr>
        <w:t xml:space="preserve">When a grounded answer comes back wrong, the instinct is to blame the tool, but the cause is almost always one of four specific things, and naming them turns frustration into a quick checklist you can work through. The first is a missing source: the information was never in the documents at all, so there was nothing correct to retrieve. The fix is to add the document that contains the answer. The second is a retrieval miss: the information is in the sources, but the system pulled back the wrong passage, often because the question was phrased very differently from the document. The fix is usually to ask more clearly, or to make the document state the point in plain language.</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Fonts w:ascii="Calibri" w:cs="Calibri" w:eastAsia="Calibri" w:hAnsi="Calibri"/>
          <w:color w:val="000000"/>
          <w:sz w:val="22"/>
          <w:szCs w:val="22"/>
          <w:rtl w:val="0"/>
        </w:rPr>
        <w:t xml:space="preserve">The third is a chunking problem, which you now understand: the answer was split across a chunk boundary, so only half of it was retrieved. The fix lives in the source — structure the document so that the complete rule sits together rather than straddling a break. The fourth is a wrong or outdated source: the system retrieved faithfully, but the document it read was itself incorrect or out of date, so it confidently reported the wrong thing. The fix is to correct or update the source. Walking these four in order — is it in a source, was the right passage retrieved, was it split badly, is the source itself correct — diagnoses almost every wrong answer a RAG system will give you, and notice that three of the four are cured not in the tool but in the documents, which is why preparing and maintaining the source is the heart of the craft.</w:t>
      </w:r>
      <w:r w:rsidDel="00000000" w:rsidR="00000000" w:rsidRPr="00000000">
        <w:rPr>
          <w:rtl w:val="0"/>
        </w:rPr>
      </w:r>
    </w:p>
    <w:p w:rsidR="00000000" w:rsidDel="00000000" w:rsidP="00000000" w:rsidRDefault="00000000" w:rsidRPr="00000000" w14:paraId="00000069">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9.  Turning Grounded AI Into Income: The Knowledge Assistant</w:t>
      </w:r>
      <w:r w:rsidDel="00000000" w:rsidR="00000000" w:rsidRPr="00000000">
        <w:rPr>
          <w:rtl w:val="0"/>
        </w:rPr>
      </w:r>
    </w:p>
    <w:p w:rsidR="00000000" w:rsidDel="00000000" w:rsidP="00000000" w:rsidRDefault="00000000" w:rsidRPr="00000000" w14:paraId="0000006A">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9.1  A service built on a client's own knowledge</w:t>
      </w: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rFonts w:ascii="Calibri" w:cs="Calibri" w:eastAsia="Calibri" w:hAnsi="Calibri"/>
          <w:color w:val="000000"/>
          <w:sz w:val="22"/>
          <w:szCs w:val="22"/>
          <w:rtl w:val="0"/>
        </w:rPr>
        <w:t xml:space="preserve">The skill in this day has a distinct commercial shape, different from the services you considered earlier in the program. Those were largely about producing things — content, images, drafts — for a client. This one is about building a system: a knowledge assistant that answers from a business's own documents. Every business of any size accumulates knowledge that lives trapped in files and in a few people's heads — policies, product details, procedures, answers to the questions customers and staff ask over and over — and most of it is hard to find when it is needed. A knowledge assistant unlocks that. You take the documents a business already has, prepare them well, and build an assistant, grounded in them, that answers questions from that knowledge instantly and correctly.</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Fonts w:ascii="Calibri" w:cs="Calibri" w:eastAsia="Calibri" w:hAnsi="Calibri"/>
          <w:color w:val="000000"/>
          <w:sz w:val="22"/>
          <w:szCs w:val="22"/>
          <w:rtl w:val="0"/>
        </w:rPr>
        <w:t xml:space="preserve">The work is concrete and sits well within what you can already do. A coaching centre wants a front-desk assistant that answers parents' fee, timing, and refund questions from its own circulars. A clinic wants staff to be able to ask about its policies and procedures and get the clinic's real answer. A small firm wants new employees to ask routine questions of an assistant instead of interrupting senior staff, so that the firm's own knowledge stops walking out of the door each time someone leaves. In each case the raw material is the client's existing documents, the tool can be one of the accessible systems you used today, and the value you provide is the judgement to prepare the sources and assemble them into something the business can actually rely on.</w:t>
      </w:r>
      <w:r w:rsidDel="00000000" w:rsidR="00000000" w:rsidRPr="00000000">
        <w:rPr>
          <w:rtl w:val="0"/>
        </w:rPr>
      </w:r>
    </w:p>
    <w:p w:rsidR="00000000" w:rsidDel="00000000" w:rsidP="00000000" w:rsidRDefault="00000000" w:rsidRPr="00000000" w14:paraId="0000006D">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9.2  Why this work is stickier and recurring</w:t>
      </w:r>
      <w:r w:rsidDel="00000000" w:rsidR="00000000" w:rsidRPr="00000000">
        <w:rPr>
          <w:rtl w:val="0"/>
        </w:rPr>
      </w:r>
    </w:p>
    <w:p w:rsidR="00000000" w:rsidDel="00000000" w:rsidP="00000000" w:rsidRDefault="00000000" w:rsidRPr="00000000" w14:paraId="0000006E">
      <w:pPr>
        <w:spacing w:after="160" w:line="276" w:lineRule="auto"/>
        <w:rPr/>
      </w:pPr>
      <w:r w:rsidDel="00000000" w:rsidR="00000000" w:rsidRPr="00000000">
        <w:rPr>
          <w:rFonts w:ascii="Calibri" w:cs="Calibri" w:eastAsia="Calibri" w:hAnsi="Calibri"/>
          <w:color w:val="000000"/>
          <w:sz w:val="22"/>
          <w:szCs w:val="22"/>
          <w:rtl w:val="0"/>
        </w:rPr>
        <w:t xml:space="preserve">What makes this offering worth understanding separately is that it behaves differently from one-off work, in two ways that favour you. The first is that it is built on the client's own knowledge, which makes it specific to them in a way a general service is not. Anyone can write a social media caption, and that work can be copied by the next person offering it cheaper. An assistant grounded in this particular business's documents, set up to answer this business's real questions, is bound to that business; it is not a generic thing a competitor can simply reproduce. The closer your work sits to a client's own knowledge, the harder it is to replace.</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Calibri" w:cs="Calibri" w:eastAsia="Calibri" w:hAnsi="Calibri"/>
          <w:color w:val="000000"/>
          <w:sz w:val="22"/>
          <w:szCs w:val="22"/>
          <w:rtl w:val="0"/>
        </w:rPr>
        <w:t xml:space="preserve">The second is that knowledge does not stand still, and that is to your advantage rather than a burden. Fees change, policies are updated, new products arrive, procedures are revised — and each time, the assistant's knowledge source has to be updated to stay correct, which you learned today is essential for the answers to stay trustworthy. That ongoing need is the basis of a continuing arrangement rather than a single sale: you set the system up, and you maintain its knowledge as the business changes, for a recurring fee. This is the same lesson the program has returned to about durable income — that a repeatable, ongoing relationship is worth far more over time than a one-off job — now reached through the specific nature of knowledge work, where the system stays valuable only as long as someone keeps it current, and that someone can be you.</w:t>
      </w:r>
      <w:r w:rsidDel="00000000" w:rsidR="00000000" w:rsidRPr="00000000">
        <w:rPr>
          <w:rtl w:val="0"/>
        </w:rPr>
      </w:r>
    </w:p>
    <w:p w:rsidR="00000000" w:rsidDel="00000000" w:rsidP="00000000" w:rsidRDefault="00000000" w:rsidRPr="00000000" w14:paraId="00000070">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9.3  Scoping, pricing, and finding your first client</w:t>
      </w:r>
      <w:r w:rsidDel="00000000" w:rsidR="00000000" w:rsidRPr="00000000">
        <w:rPr>
          <w:rtl w:val="0"/>
        </w:rPr>
      </w:r>
    </w:p>
    <w:p w:rsidR="00000000" w:rsidDel="00000000" w:rsidP="00000000" w:rsidRDefault="00000000" w:rsidRPr="00000000" w14:paraId="00000071">
      <w:pPr>
        <w:spacing w:after="160" w:line="276" w:lineRule="auto"/>
        <w:rPr/>
      </w:pPr>
      <w:r w:rsidDel="00000000" w:rsidR="00000000" w:rsidRPr="00000000">
        <w:rPr>
          <w:rFonts w:ascii="Calibri" w:cs="Calibri" w:eastAsia="Calibri" w:hAnsi="Calibri"/>
          <w:color w:val="000000"/>
          <w:sz w:val="22"/>
          <w:szCs w:val="22"/>
          <w:rtl w:val="0"/>
        </w:rPr>
        <w:t xml:space="preserve">Turning this into an actual offering is easier when you scope the first engagement small and clear rather than grand and vague. Do not propose to capture all of a business's knowledge at once; propose one well-defined assistant for one real need — the front desk answering fee, timing, and refund questions from three documents, say. A small, specific build is something the client can picture, something you can deliver well, and something that proves the value before anyone commits to more. Once it works for one need, extending it to the next is an easy conversation.</w:t>
      </w:r>
      <w:r w:rsidDel="00000000" w:rsidR="00000000" w:rsidRPr="00000000">
        <w:rPr>
          <w:rtl w:val="0"/>
        </w:rPr>
      </w:r>
    </w:p>
    <w:p w:rsidR="00000000" w:rsidDel="00000000" w:rsidP="00000000" w:rsidRDefault="00000000" w:rsidRPr="00000000" w14:paraId="00000072">
      <w:pPr>
        <w:spacing w:after="160" w:line="276" w:lineRule="auto"/>
        <w:rPr/>
      </w:pPr>
      <w:r w:rsidDel="00000000" w:rsidR="00000000" w:rsidRPr="00000000">
        <w:rPr>
          <w:rFonts w:ascii="Calibri" w:cs="Calibri" w:eastAsia="Calibri" w:hAnsi="Calibri"/>
          <w:color w:val="000000"/>
          <w:sz w:val="22"/>
          <w:szCs w:val="22"/>
          <w:rtl w:val="0"/>
        </w:rPr>
        <w:t xml:space="preserve">On price, it helps to think in two parts, the way much of this work is actually sold, while remembering that real figures vary widely by city, by the size and messiness of the documents, and by your relationship with the client. The first part is a one-time setup fee for gathering and preparing the sources and building the assistant, which for a small, well-defined system commonly runs from a few thousand rupees into the tens of thousands as the documents grow larger and messier and the preparation takes more work. The second part is the recurring piece that matters most over time: a modest monthly retainer for keeping the knowledge current — updating the sources as fees, policies, and products change — which is what turns a single build into steady, predictable income. As for finding the first client, the fastest route is the businesses already around you that answer the same questions all day: the coaching centre, the clinic, the busy local firm. Offer to build a small pilot from documents they already have and show it working, because a grounded assistant they can watch answer their own real questions persuades far better than any description of what you could build.</w:t>
      </w:r>
      <w:r w:rsidDel="00000000" w:rsidR="00000000" w:rsidRPr="00000000">
        <w:rPr>
          <w:rtl w:val="0"/>
        </w:rPr>
      </w:r>
    </w:p>
    <w:p w:rsidR="00000000" w:rsidDel="00000000" w:rsidP="00000000" w:rsidRDefault="00000000" w:rsidRPr="00000000" w14:paraId="00000073">
      <w:pPr>
        <w:pStyle w:val="Heading1"/>
        <w:spacing w:after="160" w:before="280" w:lineRule="auto"/>
        <w:rPr/>
      </w:pPr>
      <w:r w:rsidDel="00000000" w:rsidR="00000000" w:rsidRPr="00000000">
        <w:rPr>
          <w:rFonts w:ascii="Calibri" w:cs="Calibri" w:eastAsia="Calibri" w:hAnsi="Calibri"/>
          <w:b w:val="1"/>
          <w:bCs w:val="1"/>
          <w:color w:val="000000"/>
          <w:sz w:val="30"/>
          <w:szCs w:val="30"/>
          <w:rtl w:val="0"/>
        </w:rPr>
        <w:t xml:space="preserve">10.  Practice</w:t>
      </w:r>
      <w:r w:rsidDel="00000000" w:rsidR="00000000" w:rsidRPr="00000000">
        <w:rPr>
          <w:rtl w:val="0"/>
        </w:rPr>
      </w:r>
    </w:p>
    <w:p w:rsidR="00000000" w:rsidDel="00000000" w:rsidP="00000000" w:rsidRDefault="00000000" w:rsidRPr="00000000" w14:paraId="00000074">
      <w:pPr>
        <w:spacing w:after="160" w:line="276" w:lineRule="auto"/>
        <w:rPr/>
      </w:pPr>
      <w:r w:rsidDel="00000000" w:rsidR="00000000" w:rsidRPr="00000000">
        <w:rPr>
          <w:rFonts w:ascii="Calibri" w:cs="Calibri" w:eastAsia="Calibri" w:hAnsi="Calibri"/>
          <w:color w:val="000000"/>
          <w:sz w:val="22"/>
          <w:szCs w:val="22"/>
          <w:rtl w:val="0"/>
        </w:rPr>
        <w:t xml:space="preserve">Complete the following tasks on your own using the LMS resources and the tools introduced today. Each task tells you what to do, which tool to use, and what a good result looks like.</w:t>
      </w: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rFonts w:ascii="Calibri" w:cs="Calibri" w:eastAsia="Calibri" w:hAnsi="Calibri"/>
          <w:color w:val="000000"/>
          <w:sz w:val="22"/>
          <w:szCs w:val="22"/>
          <w:rtl w:val="0"/>
        </w:rPr>
        <w:t xml:space="preserve">Task 1 — Prepare a source, then build a grounded assistant. Take two or three real documents you have — a set of notes, a policy, a manual, or any material you know well — and first prepare them: make sure they are current, group related points together, and remove clutter and contradictions. Then load them into a NotebookLM notebook, ask five questions that can only be answered from those documents, and for each answer, open the cited source and confirm the answer matches it. A good result is five grounded answers you have personally verified, and a note of one way your preparation improved an answer.</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Calibri" w:cs="Calibri" w:eastAsia="Calibri" w:hAnsi="Calibri"/>
          <w:color w:val="000000"/>
          <w:sz w:val="22"/>
          <w:szCs w:val="22"/>
          <w:rtl w:val="0"/>
        </w:rPr>
        <w:t xml:space="preserve">Task 2 — Give an assistant a knowledge base. Using a Claude Project, add a small set of documents describing a real or imagined business — its services, prices, and policies — and then hold a short conversation with it as though you were a customer asking typical questions. A good result is an assistant that answers consistently from the documents you provided rather than from general knowledge, and a note of one place where adding a missing document would have improved its answers.</w:t>
      </w:r>
      <w:r w:rsidDel="00000000" w:rsidR="00000000" w:rsidRPr="00000000">
        <w:rPr>
          <w:rtl w:val="0"/>
        </w:rPr>
      </w:r>
    </w:p>
    <w:p w:rsidR="00000000" w:rsidDel="00000000" w:rsidP="00000000" w:rsidRDefault="00000000" w:rsidRPr="00000000" w14:paraId="00000077">
      <w:pPr>
        <w:spacing w:after="160" w:line="276" w:lineRule="auto"/>
        <w:rPr/>
      </w:pPr>
      <w:r w:rsidDel="00000000" w:rsidR="00000000" w:rsidRPr="00000000">
        <w:rPr>
          <w:rFonts w:ascii="Calibri" w:cs="Calibri" w:eastAsia="Calibri" w:hAnsi="Calibri"/>
          <w:color w:val="000000"/>
          <w:sz w:val="22"/>
          <w:szCs w:val="22"/>
          <w:rtl w:val="0"/>
        </w:rPr>
        <w:t xml:space="preserve">Task 3 — Diagnose a wrong answer. Take the notebook from Task 1 and deliberately ask it three questions whose answers are not in its sources, and one question you suspect is split awkwardly across your document. Observe what happens, then for each poor answer name which of the four failure points it was — missing source, retrieval miss, chunking, or wrong source — and how you would fix it. A good result is a short, specific diagnosis for each, in your own words.</w:t>
      </w:r>
      <w:r w:rsidDel="00000000" w:rsidR="00000000" w:rsidRPr="00000000">
        <w:rPr>
          <w:rtl w:val="0"/>
        </w:rPr>
      </w:r>
    </w:p>
    <w:p w:rsidR="00000000" w:rsidDel="00000000" w:rsidP="00000000" w:rsidRDefault="00000000" w:rsidRPr="00000000" w14:paraId="00000078">
      <w:pPr>
        <w:spacing w:after="160" w:line="276" w:lineRule="auto"/>
        <w:rPr/>
      </w:pPr>
      <w:r w:rsidDel="00000000" w:rsidR="00000000" w:rsidRPr="00000000">
        <w:rPr>
          <w:rFonts w:ascii="Calibri" w:cs="Calibri" w:eastAsia="Calibri" w:hAnsi="Calibri"/>
          <w:color w:val="000000"/>
          <w:sz w:val="22"/>
          <w:szCs w:val="22"/>
          <w:rtl w:val="0"/>
        </w:rPr>
        <w:t xml:space="preserve">Task 4 — Sketch a knowledge-assistant offering. Choose a real local business you know and write a single, specific offer to build it a knowledge assistant: name the documents it would be built from, the questions it would answer, a rough setup price and monthly maintenance fee, and how you would keep it current. A good result is one clear offer a buyer could understand at once, with the maintenance piece that turns a one-off build into an ongoing arrangement made explicit.</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pPr>
    <w:r w:rsidDel="00000000" w:rsidR="00000000" w:rsidRPr="00000000">
      <w:rPr>
        <w:rFonts w:ascii="Calibri" w:cs="Calibri" w:eastAsia="Calibri" w:hAnsi="Calibri"/>
        <w:color w:val="000000"/>
        <w:sz w:val="18"/>
        <w:szCs w:val="18"/>
        <w:rtl w:val="0"/>
      </w:rPr>
      <w:t xml:space="preserve">Internal — Trainers and Program Team Only   |   Page </w:t>
    </w:r>
    <w:r w:rsidDel="00000000" w:rsidR="00000000" w:rsidRPr="00000000">
      <w:rPr>
        <w:rFonts w:ascii="Calibri" w:cs="Calibri" w:eastAsia="Calibri" w:hAnsi="Calibri"/>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tabs>
        <w:tab w:val="right" w:leader="none" w:pos="9026"/>
      </w:tabs>
      <w:rPr/>
    </w:pPr>
    <w:r w:rsidDel="00000000" w:rsidR="00000000" w:rsidRPr="00000000">
      <w:rPr>
        <w:rFonts w:ascii="Calibri" w:cs="Calibri" w:eastAsia="Calibri" w:hAnsi="Calibri"/>
        <w:color w:val="000000"/>
        <w:sz w:val="18"/>
        <w:szCs w:val="18"/>
        <w:rtl w:val="0"/>
      </w:rPr>
      <w:t xml:space="preserve">ONROL — AI Generalist ProgramDay 12 — RAG Basics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