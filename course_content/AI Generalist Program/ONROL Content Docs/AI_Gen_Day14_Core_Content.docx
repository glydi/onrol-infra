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Orientation: From Using AI to Building</w:t>
      </w:r>
    </w:p>
    <w:p w:rsidR="00000000" w:rsidDel="00000000" w:rsidP="00000000" w:rsidRDefault="00000000" w:rsidRPr="00000000" w14:paraId="00000002">
      <w:pPr>
        <w:pStyle w:val="Heading2"/>
        <w:rPr/>
      </w:pPr>
      <w:r w:rsidDel="00000000" w:rsidR="00000000" w:rsidRPr="00000000">
        <w:rPr>
          <w:rtl w:val="0"/>
        </w:rPr>
        <w:t xml:space="preserve">1.1  Where this session sits in the program</w:t>
      </w:r>
    </w:p>
    <w:p w:rsidR="00000000" w:rsidDel="00000000" w:rsidP="00000000" w:rsidRDefault="00000000" w:rsidRPr="00000000" w14:paraId="00000003">
      <w:pPr>
        <w:spacing w:after="160" w:line="276" w:lineRule="auto"/>
        <w:rPr/>
      </w:pPr>
      <w:r w:rsidDel="00000000" w:rsidR="00000000" w:rsidRPr="00000000">
        <w:rPr>
          <w:rtl w:val="0"/>
        </w:rPr>
        <w:t xml:space="preserve">This is the first day of Module 4, and it marks a turn in the program. The first three modules built a particular kind of skill. In Module 1 you learned what AI is, how to prompt it, and how to make text, images, video, and audio. In Module 2 you learned to automate repetitive work. In Module 3 you learned to build agents that carry out tasks on your behalf. Across all of that, AI was doing something for you: answering, generating, automating, deciding. You were the one giving instructions, and the tool produced a result you then used.</w:t>
      </w:r>
    </w:p>
    <w:p w:rsidR="00000000" w:rsidDel="00000000" w:rsidP="00000000" w:rsidRDefault="00000000" w:rsidRPr="00000000" w14:paraId="00000004">
      <w:pPr>
        <w:spacing w:after="160" w:line="276" w:lineRule="auto"/>
        <w:rPr/>
      </w:pPr>
      <w:r w:rsidDel="00000000" w:rsidR="00000000" w:rsidRPr="00000000">
        <w:rPr>
          <w:rtl w:val="0"/>
        </w:rPr>
        <w:t xml:space="preserve">From today, you move one step further. Instead of using AI to produce a piece of content or run a process, you use it to build a product — something other people will open, use, and interact with. The product for this first day is a website. By the end of the session you will understand what vibe coding is, and you will have built and refined a working website in a tool called Lovable, without writing a single line of code yourself.</w:t>
      </w:r>
    </w:p>
    <w:p w:rsidR="00000000" w:rsidDel="00000000" w:rsidP="00000000" w:rsidRDefault="00000000" w:rsidRPr="00000000" w14:paraId="00000005">
      <w:pPr>
        <w:spacing w:after="160" w:line="276" w:lineRule="auto"/>
        <w:rPr/>
      </w:pPr>
      <w:r w:rsidDel="00000000" w:rsidR="00000000" w:rsidRPr="00000000">
        <w:rPr>
          <w:rtl w:val="0"/>
        </w:rPr>
        <w:t xml:space="preserve">The scope of today is deliberately bounded. You are not here to become a software engineer, and you are not here to learn a programming language. You are here to understand the idea that lets a non-technical person build working software by describing it, and to put that idea into practice by building one real website. The deeper parts of building — connecting databases, adding logins, deploying a product properly </w:t>
      </w:r>
      <w:del w:author="Info Vivencia" w:id="0" w:date="2026-06-18T09:15:20Z">
        <w:r w:rsidDel="00000000" w:rsidR="00000000" w:rsidRPr="00000000">
          <w:rPr>
            <w:rtl w:val="0"/>
          </w:rPr>
          <w:delText xml:space="preserve">so it runs reliably for thousands of people </w:delText>
        </w:r>
      </w:del>
      <w:r w:rsidDel="00000000" w:rsidR="00000000" w:rsidRPr="00000000">
        <w:rPr>
          <w:rtl w:val="0"/>
        </w:rPr>
        <w:t xml:space="preserve">—</w:t>
      </w:r>
      <w:ins w:author="Info Vivencia" w:id="1" w:date="2026-06-18T09:15:57Z">
        <w:r w:rsidDel="00000000" w:rsidR="00000000" w:rsidRPr="00000000">
          <w:rPr>
            <w:rtl w:val="0"/>
          </w:rPr>
          <w:t xml:space="preserve">t</w:t>
        </w:r>
        <w:r w:rsidDel="00000000" w:rsidR="00000000" w:rsidRPr="00000000">
          <w:rPr>
            <w:rtl w:val="0"/>
            <w:rPrChange w:author="Info Vivencia" w:id="2" w:date="2026-06-18T09:15:57Z">
              <w:rPr/>
            </w:rPrChange>
          </w:rPr>
          <w:t xml:space="preserve">hese topics are covered in later sections of the module and will be introduced as they become relevant </w:t>
        </w:r>
        <w:del w:author="Info Vivencia" w:id="1" w:date="2026-06-18T09:15:57Z">
          <w:r w:rsidDel="00000000" w:rsidR="00000000" w:rsidRPr="00000000">
            <w:rPr>
              <w:rtl w:val="0"/>
              <w:rPrChange w:author="Info Vivencia" w:id="2" w:date="2026-06-18T09:15:57Z">
                <w:rPr/>
              </w:rPrChange>
            </w:rPr>
            <w:delText xml:space="preserve">rather than taught in detail today</w:delText>
          </w:r>
        </w:del>
      </w:ins>
      <w:del w:author="Info Vivencia" w:id="1" w:date="2026-06-18T09:15:57Z">
        <w:r w:rsidDel="00000000" w:rsidR="00000000" w:rsidRPr="00000000">
          <w:rPr>
            <w:rtl w:val="0"/>
            <w:rPrChange w:author="Info Vivencia" w:id="2" w:date="2026-06-18T09:15:57Z">
              <w:rPr/>
            </w:rPrChange>
          </w:rPr>
          <w:delText xml:space="preserve"> belong to the days that follow in this module, and they are noted as they come up rather than taught today.</w:delText>
        </w:r>
      </w:del>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1.2  What changes when the barrier comes down</w:t>
      </w:r>
    </w:p>
    <w:p w:rsidR="00000000" w:rsidDel="00000000" w:rsidP="00000000" w:rsidRDefault="00000000" w:rsidRPr="00000000" w14:paraId="00000007">
      <w:pPr>
        <w:spacing w:after="160" w:line="276" w:lineRule="auto"/>
        <w:rPr/>
      </w:pPr>
      <w:r w:rsidDel="00000000" w:rsidR="00000000" w:rsidRPr="00000000">
        <w:rPr>
          <w:rtl w:val="0"/>
        </w:rPr>
        <w:t xml:space="preserve">For as long as software has existed, there has been a hard line between the people who use it and the people who build it. Almost everyone is on the using side. You open an app, visit a website, tap a button, and something happens. </w:t>
      </w:r>
      <w:ins w:author="Info Vivencia" w:id="3" w:date="2026-06-18T09:20:08Z">
        <w:r w:rsidDel="00000000" w:rsidR="00000000" w:rsidRPr="00000000">
          <w:rPr>
            <w:rtl w:val="0"/>
            <w:rPrChange w:author="Info Vivencia" w:id="4" w:date="2026-06-18T09:20:08Z">
              <w:rPr/>
            </w:rPrChange>
          </w:rPr>
          <w:t xml:space="preserve">Stepping into the world of creating apps and websites rather than just using them required coding knowledge, and becoming proficient in coding typically demanded years of study and practice.</w:t>
        </w:r>
      </w:ins>
      <w:del w:author="Info Vivencia" w:id="3" w:date="2026-06-18T09:20:08Z">
        <w:r w:rsidDel="00000000" w:rsidR="00000000" w:rsidRPr="00000000">
          <w:rPr>
            <w:rtl w:val="0"/>
            <w:rPrChange w:author="Info Vivencia" w:id="4" w:date="2026-06-18T09:20:08Z">
              <w:rPr/>
            </w:rPrChange>
          </w:rPr>
          <w:delText xml:space="preserve">Crossing to the other side, where those apps and websites are actually made, required knowing how to write code, and learning to write code well took years of study and practice</w:delText>
        </w:r>
      </w:del>
      <w:r w:rsidDel="00000000" w:rsidR="00000000" w:rsidRPr="00000000">
        <w:rPr>
          <w:rtl w:val="0"/>
        </w:rPr>
        <w:t xml:space="preserve">. That requirement kept most people permanently on the using side, no matter how good their ideas were.</w:t>
      </w:r>
    </w:p>
    <w:p w:rsidR="00000000" w:rsidDel="00000000" w:rsidP="00000000" w:rsidRDefault="00000000" w:rsidRPr="00000000" w14:paraId="00000008">
      <w:pPr>
        <w:spacing w:after="160" w:line="276" w:lineRule="auto"/>
        <w:rPr/>
      </w:pPr>
      <w:r w:rsidDel="00000000" w:rsidR="00000000" w:rsidRPr="00000000">
        <w:rPr>
          <w:rtl w:val="0"/>
        </w:rPr>
        <w:t xml:space="preserve">Consider what a simple website used to cost an ordinary person in India. A small coaching centre that wanted a basic site, a freelancer who wanted a page to send to clients, a shop that wanted an online presence — each of them had to find a developer or an agency, explain what they wanted, wait days or weeks, pay a meaningful sum of money, and then pay again for every small change afterwards. For most people the cost and the wait were enough to make them give up and settle for a WhatsApp number and nothing more.</w:t>
      </w:r>
    </w:p>
    <w:p w:rsidR="00000000" w:rsidDel="00000000" w:rsidP="00000000" w:rsidRDefault="00000000" w:rsidRPr="00000000" w14:paraId="00000009">
      <w:pPr>
        <w:spacing w:after="160" w:line="276" w:lineRule="auto"/>
        <w:rPr/>
      </w:pPr>
      <w:r w:rsidDel="00000000" w:rsidR="00000000" w:rsidRPr="00000000">
        <w:rPr>
          <w:rtl w:val="0"/>
        </w:rPr>
        <w:t xml:space="preserve">What changes today is that this line is dissolving. The skill that used to take years, and the money and time that used to stand in the way, are being replaced by the one skill you have been building since Day 3: the ability to describe clearly what you want. That is why this capability is worth a full day, and why it opens a whole module. It is not a small convenience. It is a door that was closed to most people for decades, now opening.</w:t>
      </w:r>
    </w:p>
    <w:p w:rsidR="00000000" w:rsidDel="00000000" w:rsidP="00000000" w:rsidRDefault="00000000" w:rsidRPr="00000000" w14:paraId="0000000A">
      <w:pPr>
        <w:pStyle w:val="Heading1"/>
        <w:rPr/>
      </w:pPr>
      <w:r w:rsidDel="00000000" w:rsidR="00000000" w:rsidRPr="00000000">
        <w:rPr>
          <w:rtl w:val="0"/>
        </w:rPr>
        <w:t xml:space="preserve">2.  What Vibe Coding Is: Drawing Back the Curtain </w:t>
      </w:r>
    </w:p>
    <w:p w:rsidR="00000000" w:rsidDel="00000000" w:rsidP="00000000" w:rsidRDefault="00000000" w:rsidRPr="00000000" w14:paraId="0000000B">
      <w:pPr>
        <w:pStyle w:val="Heading2"/>
        <w:rPr/>
      </w:pPr>
      <w:r w:rsidDel="00000000" w:rsidR="00000000" w:rsidRPr="00000000">
        <w:rPr>
          <w:rtl w:val="0"/>
        </w:rPr>
        <w:t xml:space="preserve">2.1  The barrier that used to stand in the way</w:t>
      </w:r>
    </w:p>
    <w:p w:rsidR="00000000" w:rsidDel="00000000" w:rsidP="00000000" w:rsidRDefault="00000000" w:rsidRPr="00000000" w14:paraId="0000000C">
      <w:pPr>
        <w:spacing w:after="160" w:line="276" w:lineRule="auto"/>
        <w:rPr/>
      </w:pPr>
      <w:r w:rsidDel="00000000" w:rsidR="00000000" w:rsidRPr="00000000">
        <w:rPr>
          <w:rtl w:val="0"/>
        </w:rPr>
        <w:t xml:space="preserve">To understand what vibe coding changes, it helps to be clear about what code is in the first place. Code is simply a set of instructions that a computer follows, written in a special language the computer understands. A website, an app, a game — all of them are built out of code underneath. When you tap a button and a page changes, instructions written in code are deciding what happens. Code is to </w:t>
      </w:r>
      <w:ins w:author="Info Vivencia" w:id="5" w:date="2026-06-18T09:22:13Z">
        <w:r w:rsidDel="00000000" w:rsidR="00000000" w:rsidRPr="00000000">
          <w:rPr>
            <w:rtl w:val="0"/>
          </w:rPr>
          <w:t xml:space="preserve">app</w:t>
        </w:r>
      </w:ins>
      <w:del w:author="Info Vivencia" w:id="5" w:date="2026-06-18T09:22:13Z">
        <w:r w:rsidDel="00000000" w:rsidR="00000000" w:rsidRPr="00000000">
          <w:rPr>
            <w:rtl w:val="0"/>
          </w:rPr>
          <w:delText xml:space="preserve">software</w:delText>
        </w:r>
      </w:del>
      <w:r w:rsidDel="00000000" w:rsidR="00000000" w:rsidRPr="00000000">
        <w:rPr>
          <w:rtl w:val="0"/>
        </w:rPr>
        <w:t xml:space="preserve"> what a recipe is to a dish: the detailed set of steps that produces the final thing.</w:t>
      </w:r>
    </w:p>
    <w:p w:rsidR="00000000" w:rsidDel="00000000" w:rsidP="00000000" w:rsidRDefault="00000000" w:rsidRPr="00000000" w14:paraId="0000000D">
      <w:pPr>
        <w:spacing w:after="160" w:line="276" w:lineRule="auto"/>
        <w:rPr/>
      </w:pPr>
      <w:r w:rsidDel="00000000" w:rsidR="00000000" w:rsidRPr="00000000">
        <w:rPr>
          <w:rtl w:val="0"/>
        </w:rPr>
        <w:t xml:space="preserve">The difficulty is that these languages are precise and unforgiving. A single misplaced symbol can stop the whole thing from working, and the computer will not guess at what you meant. Learning to write code, and more importantly to find and fix the inevitable mistakes, was the work of years. This is the barrier that kept building out of reach for most people. It was not that their ideas were poor or that they </w:t>
      </w:r>
      <w:ins w:author="Info Vivencia" w:id="6" w:date="2026-06-18T09:22:46Z">
        <w:r w:rsidDel="00000000" w:rsidR="00000000" w:rsidRPr="00000000">
          <w:rPr>
            <w:rtl w:val="0"/>
            <w:rPrChange w:author="Info Vivencia" w:id="7" w:date="2026-06-18T09:22:46Z">
              <w:rPr/>
            </w:rPrChange>
          </w:rPr>
          <w:t xml:space="preserve">lacked intelligence</w:t>
        </w:r>
      </w:ins>
      <w:del w:author="Info Vivencia" w:id="6" w:date="2026-06-18T09:22:46Z">
        <w:r w:rsidDel="00000000" w:rsidR="00000000" w:rsidRPr="00000000">
          <w:rPr>
            <w:rtl w:val="0"/>
            <w:rPrChange w:author="Info Vivencia" w:id="7" w:date="2026-06-18T09:22:46Z">
              <w:rPr/>
            </w:rPrChange>
          </w:rPr>
          <w:delText xml:space="preserve">lacked the intelligence</w:delText>
        </w:r>
      </w:del>
      <w:r w:rsidDel="00000000" w:rsidR="00000000" w:rsidRPr="00000000">
        <w:rPr>
          <w:rtl w:val="0"/>
        </w:rPr>
        <w:t xml:space="preserve">. It was that the act of turning an idea into working software demanded a specialised skill they had never had the </w:t>
      </w:r>
      <w:ins w:author="Info Vivencia" w:id="8" w:date="2026-06-18T09:22:57Z">
        <w:r w:rsidDel="00000000" w:rsidR="00000000" w:rsidRPr="00000000">
          <w:rPr>
            <w:rtl w:val="0"/>
          </w:rPr>
          <w:t xml:space="preserve">time</w:t>
        </w:r>
      </w:ins>
      <w:del w:author="Info Vivencia" w:id="8" w:date="2026-06-18T09:22:57Z">
        <w:r w:rsidDel="00000000" w:rsidR="00000000" w:rsidRPr="00000000">
          <w:rPr>
            <w:rtl w:val="0"/>
          </w:rPr>
          <w:delText xml:space="preserve">years</w:delText>
        </w:r>
      </w:del>
      <w:r w:rsidDel="00000000" w:rsidR="00000000" w:rsidRPr="00000000">
        <w:rPr>
          <w:rtl w:val="0"/>
        </w:rPr>
        <w:t xml:space="preserve"> to learn.</w:t>
      </w:r>
    </w:p>
    <w:p w:rsidR="00000000" w:rsidDel="00000000" w:rsidP="00000000" w:rsidRDefault="00000000" w:rsidRPr="00000000" w14:paraId="0000000E">
      <w:pPr>
        <w:pStyle w:val="Heading2"/>
        <w:rPr/>
      </w:pPr>
      <w:r w:rsidDel="00000000" w:rsidR="00000000" w:rsidRPr="00000000">
        <w:rPr>
          <w:rtl w:val="0"/>
        </w:rPr>
        <w:t xml:space="preserve">2.2  Front of the curtain and behind it</w:t>
      </w:r>
    </w:p>
    <w:p w:rsidR="00000000" w:rsidDel="00000000" w:rsidP="00000000" w:rsidRDefault="00000000" w:rsidRPr="00000000" w14:paraId="0000000F">
      <w:pPr>
        <w:spacing w:after="160" w:line="276" w:lineRule="auto"/>
        <w:rPr/>
      </w:pPr>
      <w:r w:rsidDel="00000000" w:rsidR="00000000" w:rsidRPr="00000000">
        <w:rPr>
          <w:rtl w:val="0"/>
        </w:rPr>
        <w:t xml:space="preserve">A useful way to picture this is a stage with a curtain drawn across it. In front of the curtain sits the audience — everyone who uses software. They watch what is on offer, they enjoy it, they interact with it, but they stay in their seats. Behind the curtain is where everything is actually built: where the sets are made, where the machinery works, where the performance is put together. For all of computing history, getting behind that curtain required one thing — knowing how to code. Coding was the curtain itself, the barrier that separated the people who use from the people who build.</w:t>
      </w:r>
    </w:p>
    <w:p w:rsidR="00000000" w:rsidDel="00000000" w:rsidP="00000000" w:rsidRDefault="00000000" w:rsidRPr="00000000" w14:paraId="00000010">
      <w:pPr>
        <w:spacing w:after="160" w:line="276" w:lineRule="auto"/>
        <w:rPr/>
      </w:pPr>
      <w:r w:rsidDel="00000000" w:rsidR="00000000" w:rsidRPr="00000000">
        <w:rPr>
          <w:b w:val="0"/>
          <w:bCs w:val="0"/>
          <w:i w:val="0"/>
          <w:iCs w:val="0"/>
          <w:rtl w:val="0"/>
        </w:rPr>
        <w:t xml:space="preserve">Vibe coding draws that curtain back. It is the practice of building software by describing what you want in plain, natural language and letting an AI write the code behind the curtain for you. You describe the website you want; the AI does the technical work out of sight; and a working result appears in front of you. The barrier that kept everyone in their seats is closing </w:t>
      </w:r>
      <w:del w:author="Info Vivencia" w:id="9" w:date="2026-06-18T09:24:09Z">
        <w:r w:rsidDel="00000000" w:rsidR="00000000" w:rsidRPr="00000000">
          <w:rPr>
            <w:b w:val="0"/>
            <w:bCs w:val="0"/>
            <w:i w:val="0"/>
            <w:iCs w:val="0"/>
            <w:rtl w:val="0"/>
          </w:rPr>
          <w:delText xml:space="preserve">up</w:delText>
        </w:r>
      </w:del>
      <w:r w:rsidDel="00000000" w:rsidR="00000000" w:rsidRPr="00000000">
        <w:rPr>
          <w:b w:val="0"/>
          <w:bCs w:val="0"/>
          <w:i w:val="0"/>
          <w:iCs w:val="0"/>
          <w:rtl w:val="0"/>
        </w:rPr>
        <w:t xml:space="preserve">, and for the first time an ordinary person can step from the audience</w:t>
      </w:r>
      <w:ins w:author="Info Vivencia" w:id="10" w:date="2026-06-18T09:24:25Z">
        <w:r w:rsidDel="00000000" w:rsidR="00000000" w:rsidRPr="00000000">
          <w:rPr>
            <w:rtl w:val="0"/>
            <w:rPrChange w:author="Info Vivencia" w:id="11" w:date="2026-06-18T09:24:25Z">
              <w:rPr>
                <w:b w:val="0"/>
                <w:bCs w:val="0"/>
                <w:i w:val="0"/>
                <w:iCs w:val="0"/>
              </w:rPr>
            </w:rPrChange>
          </w:rPr>
          <w:t xml:space="preserve">’s seat</w:t>
        </w:r>
      </w:ins>
      <w:r w:rsidDel="00000000" w:rsidR="00000000" w:rsidRPr="00000000">
        <w:rPr>
          <w:b w:val="0"/>
          <w:bCs w:val="0"/>
          <w:i w:val="0"/>
          <w:iCs w:val="0"/>
          <w:rtl w:val="0"/>
        </w:rPr>
        <w:t xml:space="preserve"> to </w:t>
      </w:r>
      <w:ins w:author="Info Vivencia" w:id="12" w:date="2026-06-18T09:24:28Z">
        <w:r w:rsidDel="00000000" w:rsidR="00000000" w:rsidRPr="00000000">
          <w:rPr>
            <w:rtl w:val="0"/>
            <w:rPrChange w:author="Info Vivencia" w:id="13" w:date="2026-06-18T09:24:28Z">
              <w:rPr>
                <w:b w:val="0"/>
                <w:bCs w:val="0"/>
                <w:i w:val="0"/>
                <w:iCs w:val="0"/>
              </w:rPr>
            </w:rPrChange>
          </w:rPr>
          <w:t xml:space="preserve">an operator</w:t>
        </w:r>
        <w:r w:rsidDel="00000000" w:rsidR="00000000" w:rsidRPr="00000000">
          <w:rPr>
            <w:rtl w:val="0"/>
            <w:rPrChange w:author="Info Vivencia" w:id="13" w:date="2026-06-18T09:24:28Z">
              <w:rPr>
                <w:b w:val="0"/>
                <w:bCs w:val="0"/>
                <w:i w:val="0"/>
                <w:iCs w:val="0"/>
              </w:rPr>
            </w:rPrChange>
          </w:rPr>
          <w:t xml:space="preserve"> </w:t>
        </w:r>
      </w:ins>
      <w:r w:rsidDel="00000000" w:rsidR="00000000" w:rsidRPr="00000000">
        <w:rPr>
          <w:b w:val="0"/>
          <w:bCs w:val="0"/>
          <w:i w:val="0"/>
          <w:iCs w:val="0"/>
          <w:rtl w:val="0"/>
        </w:rPr>
        <w:t xml:space="preserve">behind the stage and build a real product.</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tl w:val="0"/>
        </w:rPr>
        <w:t xml:space="preserve">The freeing part of this idea is that you do not need to know what is written behind the curtain in order to direct what appears in front of it. A film director does not personally operate every camera or build every set; the director describes the result they want and works with people who make it happen. Vibe coding puts you in that director's chair. You hold the vision and the judgement about what the thing should be and how it should feel; the AI handles the technical construction. The word vibe captures exactly this: you work from the feel and the intent of what you want, not from the technical detail of how it is built.</w:t>
      </w:r>
    </w:p>
    <w:p w:rsidR="00000000" w:rsidDel="00000000" w:rsidP="00000000" w:rsidRDefault="00000000" w:rsidRPr="00000000" w14:paraId="00000012">
      <w:pPr>
        <w:pStyle w:val="Heading2"/>
        <w:rPr/>
      </w:pPr>
      <w:r w:rsidDel="00000000" w:rsidR="00000000" w:rsidRPr="00000000">
        <w:rPr>
          <w:rtl w:val="0"/>
        </w:rPr>
        <w:t xml:space="preserve">2.3  The next step from prompting</w:t>
      </w:r>
    </w:p>
    <w:p w:rsidR="00000000" w:rsidDel="00000000" w:rsidP="00000000" w:rsidRDefault="00000000" w:rsidRPr="00000000" w14:paraId="00000013">
      <w:pPr>
        <w:spacing w:after="160" w:line="276" w:lineRule="auto"/>
        <w:rPr/>
      </w:pPr>
      <w:r w:rsidDel="00000000" w:rsidR="00000000" w:rsidRPr="00000000">
        <w:rPr>
          <w:rtl w:val="0"/>
        </w:rPr>
        <w:t xml:space="preserve">If this sounds familiar, it should. On Day 3 you learned that what you get out of an AI depends almost entirely on how clearly you describe what you want. On Day 4 you applied the same lesson to images, and on Day 5 to video and audio. In every case the pattern was identical: a vague description produced a generic, disappointing result, and a complete, specific description produced something usable. Vibe coding is that same skill pointed at a new and larger target. Where you once described a paragraph or a poster, you now describe a whole website, and the AI builds it.</w:t>
      </w:r>
    </w:p>
    <w:p w:rsidR="00000000" w:rsidDel="00000000" w:rsidP="00000000" w:rsidRDefault="00000000" w:rsidRPr="00000000" w14:paraId="00000014">
      <w:pPr>
        <w:spacing w:after="160" w:line="276" w:lineRule="auto"/>
        <w:rPr/>
      </w:pPr>
      <w:r w:rsidDel="00000000" w:rsidR="00000000" w:rsidRPr="00000000">
        <w:rPr>
          <w:rtl w:val="0"/>
        </w:rPr>
        <w:t xml:space="preserve">This means you are not starting from nothing today. The core ability that vibe coding rests on is the ability to describe clearly, and you have been practising it for two weeks. What is new is the size and nature of what you are describing, and the way you guide the tool afterwards by continuing to talk to it. The clearer your description, the closer the first result will be to what you wanted</w:t>
      </w:r>
      <w:del w:author="Info Vivencia" w:id="14" w:date="2026-06-18T09:26:04Z">
        <w:r w:rsidDel="00000000" w:rsidR="00000000" w:rsidRPr="00000000">
          <w:rPr>
            <w:rtl w:val="0"/>
          </w:rPr>
          <w:delText xml:space="preserve"> — exactly as it has been throughout the program</w:delText>
        </w:r>
      </w:del>
      <w:r w:rsidDel="00000000" w:rsidR="00000000" w:rsidRPr="00000000">
        <w:rPr>
          <w:rtl w:val="0"/>
        </w:rPr>
        <w:t xml:space="preserve">. The rest of this session is about how to describe a website well, and how to shape the result through conversation until it is right.</w:t>
      </w:r>
    </w:p>
    <w:p w:rsidR="00000000" w:rsidDel="00000000" w:rsidP="00000000" w:rsidRDefault="00000000" w:rsidRPr="00000000" w14:paraId="00000015">
      <w:pPr>
        <w:pStyle w:val="Heading1"/>
        <w:rPr/>
      </w:pPr>
      <w:r w:rsidDel="00000000" w:rsidR="00000000" w:rsidRPr="00000000">
        <w:rPr>
          <w:rtl w:val="0"/>
        </w:rPr>
        <w:t xml:space="preserve">3.  What Happens When You Describe a Website </w:t>
      </w:r>
    </w:p>
    <w:p w:rsidR="00000000" w:rsidDel="00000000" w:rsidP="00000000" w:rsidRDefault="00000000" w:rsidRPr="00000000" w14:paraId="00000016">
      <w:pPr>
        <w:pStyle w:val="Heading2"/>
        <w:rPr/>
      </w:pPr>
      <w:r w:rsidDel="00000000" w:rsidR="00000000" w:rsidRPr="00000000">
        <w:rPr>
          <w:rtl w:val="0"/>
        </w:rPr>
        <w:t xml:space="preserve">3.1  From your words to working software</w:t>
      </w:r>
    </w:p>
    <w:p w:rsidR="00000000" w:rsidDel="00000000" w:rsidP="00000000" w:rsidRDefault="00000000" w:rsidRPr="00000000" w14:paraId="00000017">
      <w:pPr>
        <w:spacing w:after="160" w:line="276" w:lineRule="auto"/>
        <w:rPr/>
      </w:pPr>
      <w:r w:rsidDel="00000000" w:rsidR="00000000" w:rsidRPr="00000000">
        <w:rPr>
          <w:rtl w:val="0"/>
        </w:rPr>
        <w:t xml:space="preserve">When you type a description of a website into a vibe coding tool, three things happen in quick succession. First, the tool reads your description and works out what you are asking for. Second, it writes the code that builds that website, out of sight, behind the curtain. Third, it shows you a preview: a real, working web page that you can look at, click around, and use, exactly as a visitor would. You see the finished result, not the code that produced it.</w:t>
      </w:r>
    </w:p>
    <w:p w:rsidR="00000000" w:rsidDel="00000000" w:rsidP="00000000" w:rsidRDefault="00000000" w:rsidRPr="00000000" w14:paraId="00000018">
      <w:pPr>
        <w:spacing w:after="160" w:line="276" w:lineRule="auto"/>
        <w:rPr/>
      </w:pPr>
      <w:r w:rsidDel="00000000" w:rsidR="00000000" w:rsidRPr="00000000">
        <w:rPr>
          <w:rtl w:val="0"/>
        </w:rPr>
        <w:t xml:space="preserve">What follows is a loop you already know in a different form. You look at the preview, you notice what is right and what is wrong, and you describe a change. The tool rebuilds the page with that change and shows you the new preview. You look again, describe the next change, and continue. This is the same generate, look, adjust, regenerate loop you practised with images on Day 4, now applied to an entire web page rather than a single picture. The first preview is never the finished website. It is a draft you steer toward what you want, one instruction at a time.</w:t>
      </w:r>
    </w:p>
    <w:p w:rsidR="00000000" w:rsidDel="00000000" w:rsidP="00000000" w:rsidRDefault="00000000" w:rsidRPr="00000000" w14:paraId="00000019">
      <w:pPr>
        <w:pStyle w:val="Heading2"/>
        <w:rPr/>
      </w:pPr>
      <w:r w:rsidDel="00000000" w:rsidR="00000000" w:rsidRPr="00000000">
        <w:rPr>
          <w:rtl w:val="0"/>
        </w:rPr>
        <w:t xml:space="preserve">3.2  What Lovable is and where it sits</w:t>
      </w:r>
    </w:p>
    <w:p w:rsidR="00000000" w:rsidDel="00000000" w:rsidP="00000000" w:rsidRDefault="00000000" w:rsidRPr="00000000" w14:paraId="0000001A">
      <w:pPr>
        <w:spacing w:after="160" w:line="276" w:lineRule="auto"/>
        <w:rPr/>
      </w:pPr>
      <w:r w:rsidDel="00000000" w:rsidR="00000000" w:rsidRPr="00000000">
        <w:rPr>
          <w:rtl w:val="0"/>
        </w:rPr>
        <w:t xml:space="preserve">The tool you will use for this is called Lovable, and the version in this program is Lovable Lite. Lovable is an AI tool built specifically for making websites and web applications from a description. You start a new project, you describe the site you want in the chat box, and Lovable generates a working version. From there you refine it by typing further instructions in the same chat, just as you would refine any other AI output, and you watch the preview update as you go. When the site is ready, Lovable can publish it so that it becomes a live page on the internet.</w:t>
      </w:r>
    </w:p>
    <w:p w:rsidR="00000000" w:rsidDel="00000000" w:rsidP="00000000" w:rsidRDefault="00000000" w:rsidRPr="00000000" w14:paraId="0000001B">
      <w:pPr>
        <w:spacing w:after="160" w:line="276" w:lineRule="auto"/>
        <w:rPr/>
      </w:pPr>
      <w:r w:rsidDel="00000000" w:rsidR="00000000" w:rsidRPr="00000000">
        <w:rPr>
          <w:rtl w:val="0"/>
        </w:rPr>
        <w:t xml:space="preserve">It is worth being clear about where Lovable sits among the tools named for this module, so you know what belongs to today and what comes later. Lovable is where you build, and it is the centre of this session. Two other tools, GitHub and Vercel, appear only lightly today and are covered properly later in the module: GitHub is where the code behind your project can be stored and kept safe, and Vercel is one of the tools used to deploy a website properly so it runs reliably at scale. Today you will get a site built and, with Lovable's own publish feature, get it live enough to share. The deeper work of deployment is the subject of Day 18.</w:t>
      </w:r>
    </w:p>
    <w:p w:rsidR="00000000" w:rsidDel="00000000" w:rsidP="00000000" w:rsidRDefault="00000000" w:rsidRPr="00000000" w14:paraId="0000001C">
      <w:pPr>
        <w:pStyle w:val="Heading2"/>
        <w:rPr/>
      </w:pPr>
      <w:r w:rsidDel="00000000" w:rsidR="00000000" w:rsidRPr="00000000">
        <w:rPr>
          <w:rtl w:val="0"/>
        </w:rPr>
        <w:t xml:space="preserve">3.3  Why you don't read the code — and where the caution begins</w:t>
      </w:r>
    </w:p>
    <w:p w:rsidR="00000000" w:rsidDel="00000000" w:rsidP="00000000" w:rsidRDefault="00000000" w:rsidRPr="00000000" w14:paraId="0000001D">
      <w:pPr>
        <w:spacing w:after="160" w:line="276" w:lineRule="auto"/>
        <w:rPr/>
      </w:pPr>
      <w:r w:rsidDel="00000000" w:rsidR="00000000" w:rsidRPr="00000000">
        <w:rPr>
          <w:rtl w:val="0"/>
        </w:rPr>
        <w:t xml:space="preserve">The whole point of vibe coding is that you do not have to read or understand the code. That is what makes it accessible. But that same fact is exactly where a discipline becomes necessary, and it is a discipline you already met on Day 1. There you learned the habit of trust, then verify: use an AI tool freely and let it do the work, but check what matters before the work leaves your hands. With AI text, verifying meant checking the facts, because a model can state something false as confidently as something true. With a website, the same habit applies, but the thing you check is different.</w:t>
      </w:r>
    </w:p>
    <w:p w:rsidR="00000000" w:rsidDel="00000000" w:rsidP="00000000" w:rsidRDefault="00000000" w:rsidRPr="00000000" w14:paraId="0000001E">
      <w:pPr>
        <w:spacing w:after="160" w:line="276" w:lineRule="auto"/>
        <w:rPr/>
      </w:pPr>
      <w:r w:rsidDel="00000000" w:rsidR="00000000" w:rsidRPr="00000000">
        <w:rPr>
          <w:rtl w:val="0"/>
        </w:rPr>
        <w:t xml:space="preserve">Because you did not write the code and cannot easily read it, you cannot verify a website by reading it. You verify it by using it. A page can look completely finished and still be quietly broken: a button that does nothing when clicked, a form that loses what a visitor types, a layout that falls apart on a phone even though it looks perfect on a laptop. None of these problems show themselves until someone actually uses the page. So the verification step in vibe coding is to test the site the way a real visitor would — click every button, fill in every form, open it on a phone as well as a computer — and to confirm with your own eyes that it does what it is supposed to do.</w:t>
      </w:r>
    </w:p>
    <w:p w:rsidR="00000000" w:rsidDel="00000000" w:rsidP="00000000" w:rsidRDefault="00000000" w:rsidRPr="00000000" w14:paraId="0000001F">
      <w:pPr>
        <w:spacing w:after="160" w:line="276" w:lineRule="auto"/>
        <w:rPr/>
      </w:pPr>
      <w:r w:rsidDel="00000000" w:rsidR="00000000" w:rsidRPr="00000000">
        <w:rPr>
          <w:rtl w:val="0"/>
        </w:rPr>
        <w:t xml:space="preserve">This is the caution that runs through every build in today's session. The AI gives you speed and removes the barrier, and that is genuinely valuable. What it does not remove is your responsibility for whether the finished thing actually works. As you go through the three builds that follow, you will see this same step appear in each one: build it by describing it, then test it by using it, </w:t>
      </w:r>
      <w:ins w:author="Info Vivencia" w:id="15" w:date="2026-06-18T09:30:21Z">
        <w:r w:rsidDel="00000000" w:rsidR="00000000" w:rsidRPr="00000000">
          <w:rPr>
            <w:rtl w:val="0"/>
            <w:rPrChange w:author="Info Vivencia" w:id="16" w:date="2026-06-18T09:30:21Z">
              <w:rPr/>
            </w:rPrChange>
          </w:rPr>
          <w:t xml:space="preserve">because using</w:t>
        </w:r>
      </w:ins>
      <w:del w:author="Info Vivencia" w:id="15" w:date="2026-06-18T09:30:21Z">
        <w:r w:rsidDel="00000000" w:rsidR="00000000" w:rsidRPr="00000000">
          <w:rPr>
            <w:rtl w:val="0"/>
            <w:rPrChange w:author="Info Vivencia" w:id="16" w:date="2026-06-18T09:30:21Z">
              <w:rPr/>
            </w:rPrChange>
          </w:rPr>
          <w:delText xml:space="preserve">because </w:delText>
        </w:r>
      </w:del>
      <w:ins w:author="Info Vivencia" w:id="17" w:date="2026-06-18T09:30:15Z">
        <w:del w:author="Info Vivencia" w:id="15" w:date="2026-06-18T09:30:21Z">
          <w:r w:rsidDel="00000000" w:rsidR="00000000" w:rsidRPr="00000000">
            <w:rPr>
              <w:rtl w:val="0"/>
              <w:rPrChange w:author="Info Vivencia" w:id="16" w:date="2026-06-18T09:30:21Z">
                <w:rPr/>
              </w:rPrChange>
            </w:rPr>
            <w:delText xml:space="preserve">by</w:delText>
          </w:r>
        </w:del>
      </w:ins>
      <w:del w:author="Info Vivencia" w:id="15" w:date="2026-06-18T09:30:21Z">
        <w:r w:rsidDel="00000000" w:rsidR="00000000" w:rsidRPr="00000000">
          <w:rPr>
            <w:rtl w:val="0"/>
            <w:rPrChange w:author="Info Vivencia" w:id="16" w:date="2026-06-18T09:30:21Z">
              <w:rPr/>
            </w:rPrChange>
          </w:rPr>
          <w:delText xml:space="preserve">the</w:delText>
        </w:r>
        <w:r w:rsidDel="00000000" w:rsidR="00000000" w:rsidRPr="00000000">
          <w:rPr>
            <w:rtl w:val="0"/>
            <w:rPrChange w:author="Info Vivencia" w:id="16" w:date="2026-06-18T09:30:21Z">
              <w:rPr/>
            </w:rPrChange>
          </w:rPr>
          <w:delText xml:space="preserve"> using</w:delText>
        </w:r>
      </w:del>
      <w:r w:rsidDel="00000000" w:rsidR="00000000" w:rsidRPr="00000000">
        <w:rPr>
          <w:rtl w:val="0"/>
        </w:rPr>
        <w:t xml:space="preserve"> is the only way you can trust a result you did not write.</w:t>
      </w:r>
    </w:p>
    <w:p w:rsidR="00000000" w:rsidDel="00000000" w:rsidP="00000000" w:rsidRDefault="00000000" w:rsidRPr="00000000" w14:paraId="00000020">
      <w:pPr>
        <w:pStyle w:val="Heading1"/>
        <w:rPr/>
      </w:pPr>
      <w:r w:rsidDel="00000000" w:rsidR="00000000" w:rsidRPr="00000000">
        <w:rPr>
          <w:rtl w:val="0"/>
        </w:rPr>
        <w:t xml:space="preserve">4.  Describing What You Want to Build </w:t>
      </w:r>
    </w:p>
    <w:p w:rsidR="00000000" w:rsidDel="00000000" w:rsidP="00000000" w:rsidRDefault="00000000" w:rsidRPr="00000000" w14:paraId="00000021">
      <w:pPr>
        <w:pStyle w:val="Heading2"/>
        <w:rPr/>
      </w:pPr>
      <w:r w:rsidDel="00000000" w:rsidR="00000000" w:rsidRPr="00000000">
        <w:rPr>
          <w:rtl w:val="0"/>
        </w:rPr>
        <w:t xml:space="preserve">4.1  A build brief is a prompt</w:t>
      </w:r>
    </w:p>
    <w:p w:rsidR="00000000" w:rsidDel="00000000" w:rsidP="00000000" w:rsidRDefault="00000000" w:rsidRPr="00000000" w14:paraId="00000022">
      <w:pPr>
        <w:spacing w:after="160" w:line="276" w:lineRule="auto"/>
        <w:rPr/>
      </w:pPr>
      <w:r w:rsidDel="00000000" w:rsidR="00000000" w:rsidRPr="00000000">
        <w:rPr>
          <w:rtl w:val="0"/>
        </w:rPr>
        <w:t xml:space="preserve">A description of a website is a prompt, and everything you learned about prompts on Day 3 applies to it. The structure you learned there, Role, Task, Context, and Format, was a way of making sure you never left gaps for the AI to fill with guesses. A build description does the same job for a website. If you leave out what the site is for, who it is for, what should be on it, or how it should feel, the tool will fill those gaps with the most average, generic choice it can make, and the result will feel like it could belong to anyone. The more complete your description, the closer the first build will be to what you actually want.</w:t>
      </w:r>
    </w:p>
    <w:p w:rsidR="00000000" w:rsidDel="00000000" w:rsidP="00000000" w:rsidRDefault="00000000" w:rsidRPr="00000000" w14:paraId="00000023">
      <w:pPr>
        <w:pStyle w:val="Heading2"/>
        <w:rPr/>
      </w:pPr>
      <w:r w:rsidDel="00000000" w:rsidR="00000000" w:rsidRPr="00000000">
        <w:rPr>
          <w:rtl w:val="0"/>
        </w:rPr>
        <w:t xml:space="preserve">4.2  The layers a strong build description names</w:t>
      </w:r>
    </w:p>
    <w:p w:rsidR="00000000" w:rsidDel="00000000" w:rsidP="00000000" w:rsidRDefault="00000000" w:rsidRPr="00000000" w14:paraId="00000024">
      <w:pPr>
        <w:spacing w:after="160" w:line="276" w:lineRule="auto"/>
        <w:rPr/>
      </w:pPr>
      <w:r w:rsidDel="00000000" w:rsidR="00000000" w:rsidRPr="00000000">
        <w:rPr>
          <w:rtl w:val="0"/>
        </w:rPr>
        <w:t xml:space="preserve">Just as a strong image description named a handful of layers, a strong website description almost always names five things. Learning these five gives you a reliable way to brief the tool well every time.</w:t>
      </w:r>
    </w:p>
    <w:p w:rsidR="00000000" w:rsidDel="00000000" w:rsidP="00000000" w:rsidRDefault="00000000" w:rsidRPr="00000000" w14:paraId="00000025">
      <w:pPr>
        <w:spacing w:after="160" w:line="276" w:lineRule="auto"/>
        <w:rPr/>
      </w:pPr>
      <w:r w:rsidDel="00000000" w:rsidR="00000000" w:rsidRPr="00000000">
        <w:rPr>
          <w:rtl w:val="0"/>
        </w:rPr>
        <w:t xml:space="preserve">The first is the purpose: what the site is for, and the one main action you want a visitor to take. A site exists to do something — to get a visitor to fill in a form, to call a number, to read about an event. Naming that one main action focuses the whole build. The second is the sections: the distinct parts the page is made of, such as a main banner at the top, a section explaining what is on </w:t>
      </w:r>
      <w:ins w:author="Info Vivencia" w:id="18" w:date="2026-06-18T09:32:04Z">
        <w:r w:rsidDel="00000000" w:rsidR="00000000" w:rsidRPr="00000000">
          <w:rPr>
            <w:rtl w:val="0"/>
          </w:rPr>
          <w:t xml:space="preserve">display</w:t>
        </w:r>
      </w:ins>
      <w:del w:author="Info Vivencia" w:id="18" w:date="2026-06-18T09:32:04Z">
        <w:r w:rsidDel="00000000" w:rsidR="00000000" w:rsidRPr="00000000">
          <w:rPr>
            <w:rtl w:val="0"/>
          </w:rPr>
          <w:delText xml:space="preserve">offer</w:delText>
        </w:r>
      </w:del>
      <w:r w:rsidDel="00000000" w:rsidR="00000000" w:rsidRPr="00000000">
        <w:rPr>
          <w:rtl w:val="0"/>
        </w:rPr>
        <w:t xml:space="preserve">, a schedule, a contact area. The third is the content: the real words you want on the page where you have them, rather than leaving the tool to invent placeholder text. The fourth is the look and feel: clean, warm, premium, festive, the colours you want, the overall mood. The fifth is the audience: who the page is for, because a page for local families reads very differently from a page for corporate clients</w:t>
      </w:r>
      <w:ins w:author="Info Vivencia" w:id="19" w:date="2026-06-18T09:32:33Z">
        <w:r w:rsidDel="00000000" w:rsidR="00000000" w:rsidRPr="00000000">
          <w:rPr>
            <w:rtl w:val="0"/>
          </w:rPr>
          <w:t xml:space="preserve"> —</w:t>
        </w:r>
      </w:ins>
      <w:del w:author="Info Vivencia" w:id="19" w:date="2026-06-18T09:32:33Z">
        <w:r w:rsidDel="00000000" w:rsidR="00000000" w:rsidRPr="00000000">
          <w:rPr>
            <w:rtl w:val="0"/>
          </w:rPr>
          <w:delText xml:space="preserve">, and </w:delText>
        </w:r>
      </w:del>
      <w:r w:rsidDel="00000000" w:rsidR="00000000" w:rsidRPr="00000000">
        <w:rPr>
          <w:rtl w:val="0"/>
        </w:rPr>
        <w:t xml:space="preserve">naming the audience shapes the tone.</w:t>
      </w:r>
    </w:p>
    <w:p w:rsidR="00000000" w:rsidDel="00000000" w:rsidP="00000000" w:rsidRDefault="00000000" w:rsidRPr="00000000" w14:paraId="00000026">
      <w:pPr>
        <w:spacing w:after="160" w:line="276" w:lineRule="auto"/>
        <w:rPr/>
      </w:pPr>
      <w:r w:rsidDel="00000000" w:rsidR="00000000" w:rsidRPr="00000000">
        <w:rPr>
          <w:rtl w:val="0"/>
        </w:rPr>
        <w:t xml:space="preserve">Here is a short build description for a simple example, a class-schedule page that a music teacher wants,</w:t>
      </w:r>
      <w:ins w:author="Info Vivencia" w:id="20" w:date="2026-06-18T09:33:08Z">
        <w:r w:rsidDel="00000000" w:rsidR="00000000" w:rsidRPr="00000000">
          <w:rPr>
            <w:rtl w:val="0"/>
          </w:rPr>
          <w:t xml:space="preserve"> the prompt is</w:t>
        </w:r>
      </w:ins>
      <w:r w:rsidDel="00000000" w:rsidR="00000000" w:rsidRPr="00000000">
        <w:rPr>
          <w:rtl w:val="0"/>
        </w:rPr>
        <w:t xml:space="preserve"> written</w:t>
      </w:r>
      <w:ins w:author="Info Vivencia" w:id="21" w:date="2026-06-18T09:33:12Z">
        <w:r w:rsidDel="00000000" w:rsidR="00000000" w:rsidRPr="00000000">
          <w:rPr>
            <w:rtl w:val="0"/>
          </w:rPr>
          <w:t xml:space="preserve"> in  a way</w:t>
        </w:r>
      </w:ins>
      <w:r w:rsidDel="00000000" w:rsidR="00000000" w:rsidRPr="00000000">
        <w:rPr>
          <w:rtl w:val="0"/>
        </w:rPr>
        <w:t xml:space="preserve"> so that all five layers are present.</w:t>
      </w:r>
    </w:p>
    <w:p w:rsidR="00000000" w:rsidDel="00000000" w:rsidP="00000000" w:rsidRDefault="00000000" w:rsidRPr="00000000" w14:paraId="00000027">
      <w:pPr>
        <w:spacing w:after="120" w:line="276" w:lineRule="auto"/>
        <w:ind w:left="720" w:right="720" w:firstLine="0"/>
        <w:rPr/>
      </w:pPr>
      <w:r w:rsidDel="00000000" w:rsidR="00000000" w:rsidRPr="00000000">
        <w:rPr>
          <w:i w:val="1"/>
          <w:iCs w:val="1"/>
          <w:rtl w:val="0"/>
        </w:rPr>
        <w:t xml:space="preserve">Build a single-page website for a music teacher in Bengaluru who teaches Carnatic vocal classes. The main purpose is to let interested parents see the class timings and contact the teacher to enrol their child. Include a banner at the top with the teacher's name and a warm welcome line, a short section explaining the classes and who they are for, a clear weekly timetable of class days and times, and a contact section with a phone number and a button to message on WhatsApp. Keep the look calm and traditional, with soft warm colours. The audience is parents of school-age children, so keep the tone friendly and reassuring.</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tl w:val="0"/>
        </w:rPr>
        <w:t xml:space="preserve">Notice that nothing in that description is technical. It names the purpose and the main action, lists the sections, supplies the real content, fixes the look, and identifies the audience. That completeness is what gives the tool enough to build a page close to what the teacher had in mind, rather than a generic guess.</w:t>
      </w:r>
      <w:ins w:author="Info Vivencia" w:id="22" w:date="2026-06-18T09:35:36Z">
        <w:r w:rsidDel="00000000" w:rsidR="00000000" w:rsidRPr="00000000">
          <w:rPr>
            <w:rtl w:val="0"/>
            <w:rPrChange w:author="Info Vivencia" w:id="23" w:date="2026-06-18T09:35:36Z">
              <w:rPr/>
            </w:rPrChange>
          </w:rPr>
          <w:t xml:space="preserve">A thin description such as "build a website for a music teacher" would have generated something functional in appearance  but poorly aligned with the actual requirements</w:t>
        </w:r>
      </w:ins>
      <w:del w:author="Info Vivencia" w:id="22" w:date="2026-06-18T09:35:36Z">
        <w:r w:rsidDel="00000000" w:rsidR="00000000" w:rsidRPr="00000000">
          <w:rPr>
            <w:rtl w:val="0"/>
            <w:rPrChange w:author="Info Vivencia" w:id="23" w:date="2026-06-18T09:35:36Z">
              <w:rPr/>
            </w:rPrChange>
          </w:rPr>
          <w:delText xml:space="preserve"> A thin description such as build a website for a music teacher would have produced something usable in form but wrong in almost every particular</w:delText>
        </w:r>
      </w:del>
      <w:r w:rsidDel="00000000" w:rsidR="00000000" w:rsidRPr="00000000">
        <w:rPr>
          <w:rtl w:val="0"/>
        </w:rPr>
        <w:t xml:space="preserve">, and the teacher would have spent far longer correcting it </w:t>
      </w:r>
      <w:ins w:author="Info Vivencia" w:id="24" w:date="2026-06-18T09:36:06Z">
        <w:r w:rsidDel="00000000" w:rsidR="00000000" w:rsidRPr="00000000">
          <w:rPr>
            <w:rtl w:val="0"/>
          </w:rPr>
          <w:t xml:space="preserve">rather </w:t>
        </w:r>
      </w:ins>
      <w:r w:rsidDel="00000000" w:rsidR="00000000" w:rsidRPr="00000000">
        <w:rPr>
          <w:rtl w:val="0"/>
        </w:rPr>
        <w:t xml:space="preserve">than describing it well in the first place.</w:t>
      </w:r>
    </w:p>
    <w:p w:rsidR="00000000" w:rsidDel="00000000" w:rsidP="00000000" w:rsidRDefault="00000000" w:rsidRPr="00000000" w14:paraId="00000029">
      <w:pPr>
        <w:spacing w:after="160" w:line="276" w:lineRule="auto"/>
        <w:rPr/>
      </w:pPr>
      <w:r w:rsidDel="00000000" w:rsidR="00000000" w:rsidRPr="00000000">
        <w:rPr>
          <w:rtl w:val="0"/>
        </w:rPr>
        <w:t xml:space="preserve">Before moving on, confirm two ideas. First, in your own words, why does a vague build description produce a generic website? Second, name the five layers a strong build description should include. If both come easily, you are ready to put them to work on a real build.</w:t>
      </w:r>
    </w:p>
    <w:p w:rsidR="00000000" w:rsidDel="00000000" w:rsidP="00000000" w:rsidRDefault="00000000" w:rsidRPr="00000000" w14:paraId="0000002A">
      <w:pPr>
        <w:pStyle w:val="Heading1"/>
        <w:rPr/>
      </w:pPr>
      <w:r w:rsidDel="00000000" w:rsidR="00000000" w:rsidRPr="00000000">
        <w:rPr>
          <w:rtl w:val="0"/>
        </w:rPr>
        <w:t xml:space="preserve">5.  Build One — An Event Microsite  </w:t>
      </w:r>
    </w:p>
    <w:p w:rsidR="00000000" w:rsidDel="00000000" w:rsidP="00000000" w:rsidRDefault="00000000" w:rsidRPr="00000000" w14:paraId="0000002B">
      <w:pPr>
        <w:spacing w:after="160" w:line="276" w:lineRule="auto"/>
        <w:rPr/>
      </w:pPr>
      <w:r w:rsidDel="00000000" w:rsidR="00000000" w:rsidRPr="00000000">
        <w:rPr>
          <w:rtl w:val="0"/>
        </w:rPr>
        <w:t xml:space="preserve">The first build is a microsite for an event. A microsite is a small website, often a single page, built for one specific purpose. Events are a natural fit because they have a clear job — telling people what is happening, when, and where, and letting them respond — and because they </w:t>
      </w:r>
      <w:ins w:author="Info Vivencia" w:id="25" w:date="2026-06-18T09:40:01Z">
        <w:r w:rsidDel="00000000" w:rsidR="00000000" w:rsidRPr="00000000">
          <w:rPr>
            <w:rtl w:val="0"/>
            <w:rPrChange w:author="Info Vivencia" w:id="26" w:date="2026-06-18T09:40:01Z">
              <w:rPr/>
            </w:rPrChange>
          </w:rPr>
          <w:t xml:space="preserve">have sufficient complexity for the describe-and-refine cycle to produce meaningful improvements</w:t>
        </w:r>
      </w:ins>
      <w:del w:author="Info Vivencia" w:id="25" w:date="2026-06-18T09:40:01Z">
        <w:r w:rsidDel="00000000" w:rsidR="00000000" w:rsidRPr="00000000">
          <w:rPr>
            <w:rtl w:val="0"/>
            <w:rPrChange w:author="Info Vivencia" w:id="26" w:date="2026-06-18T09:40:01Z">
              <w:rPr/>
            </w:rPrChange>
          </w:rPr>
          <w:delText xml:space="preserve">have enough distinct parts to give the describe-and-refine loop real material to work with</w:delText>
        </w:r>
      </w:del>
      <w:r w:rsidDel="00000000" w:rsidR="00000000" w:rsidRPr="00000000">
        <w:rPr>
          <w:rtl w:val="0"/>
        </w:rPr>
        <w:t xml:space="preserve">. This build is taught in full, from the first description through to a tested, finished page, so that working through it teaches you the complete vibe coding loop from start to end.</w:t>
      </w:r>
    </w:p>
    <w:p w:rsidR="00000000" w:rsidDel="00000000" w:rsidP="00000000" w:rsidRDefault="00000000" w:rsidRPr="00000000" w14:paraId="0000002C">
      <w:pPr>
        <w:pStyle w:val="Heading2"/>
        <w:rPr/>
      </w:pPr>
      <w:r w:rsidDel="00000000" w:rsidR="00000000" w:rsidRPr="00000000">
        <w:rPr>
          <w:rtl w:val="0"/>
        </w:rPr>
        <w:t xml:space="preserve">5.1  The brief and the first preview</w:t>
      </w:r>
    </w:p>
    <w:p w:rsidR="00000000" w:rsidDel="00000000" w:rsidP="00000000" w:rsidRDefault="00000000" w:rsidRPr="00000000" w14:paraId="0000002D">
      <w:pPr>
        <w:spacing w:after="160" w:line="276" w:lineRule="auto"/>
        <w:rPr/>
      </w:pPr>
      <w:r w:rsidDel="00000000" w:rsidR="00000000" w:rsidRPr="00000000">
        <w:rPr>
          <w:rtl w:val="0"/>
        </w:rPr>
        <w:t xml:space="preserve">Consider a family in Hyderabad organising a wedding. There are several functions across two days — a mehendi, a sangeet, the wedding ceremony, and a reception — and the family wants a single page they can share on WhatsApp so that relatives and friends have all the details in one place and can confirm whether they are coming. In the past this meant either a long, easily-lost WhatsApp message or paying someone to make a digital invitation. With vibe coding, the family can build the page themselves in an afternoon.</w:t>
      </w:r>
    </w:p>
    <w:p w:rsidR="00000000" w:rsidDel="00000000" w:rsidP="00000000" w:rsidRDefault="00000000" w:rsidRPr="00000000" w14:paraId="0000002E">
      <w:pPr>
        <w:spacing w:after="160" w:line="276" w:lineRule="auto"/>
        <w:rPr/>
      </w:pPr>
      <w:r w:rsidDel="00000000" w:rsidR="00000000" w:rsidRPr="00000000">
        <w:rPr>
          <w:rtl w:val="0"/>
        </w:rPr>
        <w:t xml:space="preserve">The build begins with a description that names all five layers. Here is the brief typed into Lovable.</w:t>
      </w:r>
    </w:p>
    <w:p w:rsidR="00000000" w:rsidDel="00000000" w:rsidP="00000000" w:rsidRDefault="00000000" w:rsidRPr="00000000" w14:paraId="0000002F">
      <w:pPr>
        <w:spacing w:after="120" w:line="276" w:lineRule="auto"/>
        <w:ind w:left="720" w:right="720" w:firstLine="0"/>
        <w:rPr/>
      </w:pPr>
      <w:r w:rsidDel="00000000" w:rsidR="00000000" w:rsidRPr="00000000">
        <w:rPr>
          <w:i w:val="1"/>
          <w:iCs w:val="1"/>
          <w:rtl w:val="0"/>
        </w:rPr>
        <w:t xml:space="preserve">Build a single-page wedding website for Aarav and Diya, whose wedding is in Hyderabad. The main purpose is to share all the event details with family and friends and let them confirm whether they will attend. Include a welcoming banner at the top with the couple's names and the wedding dates, a short warm note from the couple, a schedule listing the four functions — mehendi, sangeet, wedding ceremony, and reception — each with its date, time, and venue, a section with the venue address and a map, and an RSVP form where guests can enter their name, phone number, and how many people are coming. Make the look elegant and festive. The audience is family and friends of all ages, so keep it warm and easy to read.</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tl w:val="0"/>
        </w:rPr>
        <w:t xml:space="preserve">Within moments, Lovable produces a first preview: a real web page with a banner carrying the couple's names, a note, a schedule laid out in order, a venue section, and an RSVP form, all arranged sensibly on the page. This first version will not be exactly right. The colours may not match the wedding, some details the family did not specify will have been filled in with the tool's best guess, and the arrangement may need adjusting. That is expected. The first preview is the draft you now steer.</w:t>
      </w:r>
    </w:p>
    <w:p w:rsidR="00000000" w:rsidDel="00000000" w:rsidP="00000000" w:rsidRDefault="00000000" w:rsidRPr="00000000" w14:paraId="00000031">
      <w:pPr>
        <w:pStyle w:val="Heading2"/>
        <w:rPr/>
      </w:pPr>
      <w:r w:rsidDel="00000000" w:rsidR="00000000" w:rsidRPr="00000000">
        <w:rPr>
          <w:rtl w:val="0"/>
        </w:rPr>
        <w:t xml:space="preserve">5.2  The refine loop: one change at a time</w:t>
      </w:r>
    </w:p>
    <w:p w:rsidR="00000000" w:rsidDel="00000000" w:rsidP="00000000" w:rsidRDefault="00000000" w:rsidRPr="00000000" w14:paraId="00000032">
      <w:pPr>
        <w:spacing w:after="160" w:line="276" w:lineRule="auto"/>
        <w:rPr/>
      </w:pPr>
      <w:r w:rsidDel="00000000" w:rsidR="00000000" w:rsidRPr="00000000">
        <w:rPr>
          <w:rtl w:val="0"/>
        </w:rPr>
        <w:t xml:space="preserve">The single most important discipline in refining is to change one thing at a time. If you ask for five changes at once and the result is worse, you have no way of knowing which change caused the problem. By changing one thing per instruction, you always know exactly what each change did, and you keep full control of the page as it develops. This is the same principle you used when refining images on Day 4, and it matters even more here because a website has more moving parts.</w:t>
      </w:r>
    </w:p>
    <w:p w:rsidR="00000000" w:rsidDel="00000000" w:rsidP="00000000" w:rsidRDefault="00000000" w:rsidRPr="00000000" w14:paraId="00000033">
      <w:pPr>
        <w:spacing w:after="160" w:line="276" w:lineRule="auto"/>
        <w:rPr/>
      </w:pPr>
      <w:r w:rsidDel="00000000" w:rsidR="00000000" w:rsidRPr="00000000">
        <w:rPr>
          <w:rtl w:val="0"/>
        </w:rPr>
        <w:t xml:space="preserve">The family works through the page one instruction at a time. The first concerns the mood, which the tool guessed as a plain blue that does not suit a wedding.</w:t>
      </w:r>
    </w:p>
    <w:p w:rsidR="00000000" w:rsidDel="00000000" w:rsidP="00000000" w:rsidRDefault="00000000" w:rsidRPr="00000000" w14:paraId="00000034">
      <w:pPr>
        <w:spacing w:after="120" w:line="276" w:lineRule="auto"/>
        <w:ind w:left="720" w:right="720" w:firstLine="0"/>
        <w:rPr/>
      </w:pPr>
      <w:r w:rsidDel="00000000" w:rsidR="00000000" w:rsidRPr="00000000">
        <w:rPr>
          <w:i w:val="1"/>
          <w:iCs w:val="1"/>
          <w:rtl w:val="0"/>
        </w:rPr>
        <w:t xml:space="preserve">Change the colours to a warm festive palette — deep red and marigold gold, with cream as the background. Keep everything else the same.</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tl w:val="0"/>
        </w:rPr>
        <w:t xml:space="preserve">The preview updates, and the page now feels like a wedding rather than a generic announcement. With the mood right, the family turns to the schedule, which is present but cramped.</w:t>
      </w:r>
    </w:p>
    <w:p w:rsidR="00000000" w:rsidDel="00000000" w:rsidP="00000000" w:rsidRDefault="00000000" w:rsidRPr="00000000" w14:paraId="00000036">
      <w:pPr>
        <w:spacing w:after="120" w:line="276" w:lineRule="auto"/>
        <w:ind w:left="720" w:right="720" w:firstLine="0"/>
        <w:rPr/>
      </w:pPr>
      <w:r w:rsidDel="00000000" w:rsidR="00000000" w:rsidRPr="00000000">
        <w:rPr>
          <w:i w:val="1"/>
          <w:iCs w:val="1"/>
          <w:rtl w:val="0"/>
        </w:rPr>
        <w:t xml:space="preserve">Make the schedule easier to read: show each of the four functions as its own clear block with the function name large, and the date, time, and venue listed neatly underneath.</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tl w:val="0"/>
        </w:rPr>
        <w:t xml:space="preserve">The schedule becomes clear and scannable, which matters because it is the part guests will look at most. Next the family adjusts the arrangement, moving the venue map so that it follows the schedule naturally.</w:t>
      </w:r>
    </w:p>
    <w:p w:rsidR="00000000" w:rsidDel="00000000" w:rsidP="00000000" w:rsidRDefault="00000000" w:rsidRPr="00000000" w14:paraId="00000038">
      <w:pPr>
        <w:spacing w:after="120" w:line="276" w:lineRule="auto"/>
        <w:ind w:left="720" w:right="720" w:firstLine="0"/>
        <w:rPr/>
      </w:pPr>
      <w:r w:rsidDel="00000000" w:rsidR="00000000" w:rsidRPr="00000000">
        <w:rPr>
          <w:i w:val="1"/>
          <w:iCs w:val="1"/>
          <w:rtl w:val="0"/>
        </w:rPr>
        <w:t xml:space="preserve">Move the venue map and address so they appear directly below the schedule, and make the banner photo at the top full width so it fills the screen on a phone.</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tl w:val="0"/>
        </w:rPr>
        <w:t xml:space="preserve">Each of these instructions changed exactly one thing, and after each the family looked at the result before deciding the next change. This is the rhythm of the loop: describe one change, look at what it did, decide the next. Three or four focused rounds usually move a page from a rough first draft to something close to finished, and because each change was isolated, nothing was ever broken in a way the family could not immediately see and undo.</w:t>
      </w:r>
    </w:p>
    <w:p w:rsidR="00000000" w:rsidDel="00000000" w:rsidP="00000000" w:rsidRDefault="00000000" w:rsidRPr="00000000" w14:paraId="0000003A">
      <w:pPr>
        <w:pStyle w:val="Heading2"/>
        <w:rPr/>
      </w:pPr>
      <w:r w:rsidDel="00000000" w:rsidR="00000000" w:rsidRPr="00000000">
        <w:rPr>
          <w:rtl w:val="0"/>
        </w:rPr>
        <w:t xml:space="preserve">5.3  Adding and testing what the page has to do (the RSVP)</w:t>
      </w:r>
    </w:p>
    <w:p w:rsidR="00000000" w:rsidDel="00000000" w:rsidP="00000000" w:rsidRDefault="00000000" w:rsidRPr="00000000" w14:paraId="0000003B">
      <w:pPr>
        <w:spacing w:after="160" w:line="276" w:lineRule="auto"/>
        <w:rPr/>
      </w:pPr>
      <w:r w:rsidDel="00000000" w:rsidR="00000000" w:rsidRPr="00000000">
        <w:rPr>
          <w:rtl w:val="0"/>
        </w:rPr>
        <w:t xml:space="preserve">A microsite that only displays information is half a tool. The reason this page exists is to let guests respond, and that response happens through the RSVP form. The form was included in the first build, but its presence on the page is not the same as it actually working. This is where the verification habit becomes concrete. The family does not assume the form works because it looks like a form. They use it.</w:t>
      </w:r>
    </w:p>
    <w:p w:rsidR="00000000" w:rsidDel="00000000" w:rsidP="00000000" w:rsidRDefault="00000000" w:rsidRPr="00000000" w14:paraId="0000003C">
      <w:pPr>
        <w:spacing w:after="160" w:line="276" w:lineRule="auto"/>
        <w:rPr/>
      </w:pPr>
      <w:r w:rsidDel="00000000" w:rsidR="00000000" w:rsidRPr="00000000">
        <w:rPr>
          <w:rtl w:val="0"/>
        </w:rPr>
        <w:t xml:space="preserve">Someone in the family fills in the RSVP exactly as a guest would — a name, a phone number, a number of guests — and submits it. Then they check that the response was actually captured and that they can see it. If submitting the form does nothing, or if the response disappears, the page looks complete but fails at the one job it was built for, and a guest's confirmation would simply be lost. Only by submitting it themselves can the family know the form does what it must. A button or a form that has never been tested is a button or a form you cannot trust, because you did not write the code that makes it work and cannot confirm by </w:t>
      </w:r>
      <w:ins w:author="Info Vivencia" w:id="27" w:date="2026-06-18T09:48:38Z">
        <w:r w:rsidDel="00000000" w:rsidR="00000000" w:rsidRPr="00000000">
          <w:rPr>
            <w:rtl w:val="0"/>
          </w:rPr>
          <w:t xml:space="preserve">looking</w:t>
        </w:r>
      </w:ins>
      <w:del w:author="Info Vivencia" w:id="27" w:date="2026-06-18T09:48:38Z">
        <w:r w:rsidDel="00000000" w:rsidR="00000000" w:rsidRPr="00000000">
          <w:rPr>
            <w:rtl w:val="0"/>
          </w:rPr>
          <w:delText xml:space="preserve">reading</w:delText>
        </w:r>
      </w:del>
      <w:r w:rsidDel="00000000" w:rsidR="00000000" w:rsidRPr="00000000">
        <w:rPr>
          <w:rtl w:val="0"/>
        </w:rPr>
        <w:t xml:space="preserve"> that it does.</w:t>
      </w:r>
    </w:p>
    <w:p w:rsidR="00000000" w:rsidDel="00000000" w:rsidP="00000000" w:rsidRDefault="00000000" w:rsidRPr="00000000" w14:paraId="0000003D">
      <w:pPr>
        <w:spacing w:after="160" w:line="276" w:lineRule="auto"/>
        <w:rPr/>
      </w:pPr>
      <w:commentRangeStart w:id="0"/>
      <w:r w:rsidDel="00000000" w:rsidR="00000000" w:rsidRPr="00000000">
        <w:rPr>
          <w:rtl w:val="0"/>
        </w:rPr>
        <w:t xml:space="preserve">There is one more thing to weigh here, because the RSVP collects something sensitive: the names and phone numbers of real people. Personal details like these should be treated with care. The family should collect only what they genuinely need for the wedding — a name and a contact number is enough — rather than asking for more than the occasion requires, and they should be mindful that wherever those responses are stored, they are responsible for them. Building a thing that collects information from others carries a small duty to handle that information thoughtfully, and it is worth settling in your own mind before the page goes out, not after.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5.4  Reading the result with a critical eye</w:t>
      </w:r>
    </w:p>
    <w:p w:rsidR="00000000" w:rsidDel="00000000" w:rsidP="00000000" w:rsidRDefault="00000000" w:rsidRPr="00000000" w14:paraId="0000003F">
      <w:pPr>
        <w:spacing w:after="160" w:line="276" w:lineRule="auto"/>
        <w:rPr/>
      </w:pPr>
      <w:r w:rsidDel="00000000" w:rsidR="00000000" w:rsidRPr="00000000">
        <w:rPr>
          <w:rtl w:val="0"/>
        </w:rPr>
        <w:t xml:space="preserve">With the page built, refined, and the form tested, the last step is to look at the whole thing critically before sharing it, the way you checked an image for its tell-tale flaws on Day 4. The checks here are about whether the page is correct and whether it works everywhere a guest might open it.</w:t>
      </w:r>
    </w:p>
    <w:p w:rsidR="00000000" w:rsidDel="00000000" w:rsidP="00000000" w:rsidRDefault="00000000" w:rsidRPr="00000000" w14:paraId="00000040">
      <w:pPr>
        <w:spacing w:after="160" w:line="276" w:lineRule="auto"/>
        <w:rPr/>
      </w:pPr>
      <w:r w:rsidDel="00000000" w:rsidR="00000000" w:rsidRPr="00000000">
        <w:rPr>
          <w:rtl w:val="0"/>
        </w:rPr>
        <w:t xml:space="preserve">First, read every word. A tool building from your description can quietly invent a detail you did not give it — a venue name, a time, a line of the couple's note — and an invented detail on a wedding page is exactly the kind of error that causes confusion. Confirm that every date, time, and venue is the real one. Second, click everything. Every button and link should do what it claims; a map that opens nowhere or a button that leads to a blank page should be caught now. Third, and easily forgotten, open the page on a phone. Most guests will receive the link on WhatsApp and open it on a phone, and a page that looks elegant on a laptop can break into an unreadable mess on a small screen. The page must be checked on the device where it will actually be used.</w:t>
      </w:r>
    </w:p>
    <w:p w:rsidR="00000000" w:rsidDel="00000000" w:rsidP="00000000" w:rsidRDefault="00000000" w:rsidRPr="00000000" w14:paraId="00000041">
      <w:pPr>
        <w:spacing w:after="160" w:line="276" w:lineRule="auto"/>
        <w:rPr/>
      </w:pPr>
      <w:ins w:author="Info Vivencia" w:id="28" w:date="2026-06-18T09:52:54Z">
        <w:r w:rsidDel="00000000" w:rsidR="00000000" w:rsidRPr="00000000">
          <w:rPr>
            <w:rtl w:val="0"/>
            <w:rPrChange w:author="Info Vivencia" w:id="29" w:date="2026-06-18T09:52:54Z">
              <w:rPr/>
            </w:rPrChange>
          </w:rPr>
          <w:t xml:space="preserve">This final evaluation completes the loop and reinforces the idea presented at the beginning of the session.</w:t>
        </w:r>
      </w:ins>
      <w:del w:author="Info Vivencia" w:id="28" w:date="2026-06-18T09:52:54Z">
        <w:r w:rsidDel="00000000" w:rsidR="00000000" w:rsidRPr="00000000">
          <w:rPr>
            <w:rtl w:val="0"/>
            <w:rPrChange w:author="Info Vivencia" w:id="29" w:date="2026-06-18T09:52:54Z">
              <w:rPr/>
            </w:rPrChange>
          </w:rPr>
          <w:delText xml:space="preserve">This critical read is the natural close of the loop, and it returns to the point made at the start of the day</w:delText>
        </w:r>
      </w:del>
      <w:r w:rsidDel="00000000" w:rsidR="00000000" w:rsidRPr="00000000">
        <w:rPr>
          <w:rtl w:val="0"/>
        </w:rPr>
        <w:t xml:space="preserve">. You did not write the code, so reading the code would not help you even if you could. What protects you is </w:t>
      </w:r>
      <w:ins w:author="Info Vivencia" w:id="30" w:date="2026-06-18T09:53:03Z">
        <w:r w:rsidDel="00000000" w:rsidR="00000000" w:rsidRPr="00000000">
          <w:rPr>
            <w:rtl w:val="0"/>
          </w:rPr>
          <w:t xml:space="preserve">examining</w:t>
        </w:r>
      </w:ins>
      <w:del w:author="Info Vivencia" w:id="30" w:date="2026-06-18T09:53:03Z">
        <w:r w:rsidDel="00000000" w:rsidR="00000000" w:rsidRPr="00000000">
          <w:rPr>
            <w:rtl w:val="0"/>
          </w:rPr>
          <w:delText xml:space="preserve">using</w:delText>
        </w:r>
      </w:del>
      <w:r w:rsidDel="00000000" w:rsidR="00000000" w:rsidRPr="00000000">
        <w:rPr>
          <w:rtl w:val="0"/>
        </w:rPr>
        <w:t xml:space="preserve"> the page thoroughly and judging it with your own eyes, because using it is the one form of verification available to you, and it is enough. A page you have built, refined, tested, and read critically is a page you can confidently share.</w:t>
      </w:r>
    </w:p>
    <w:p w:rsidR="00000000" w:rsidDel="00000000" w:rsidP="00000000" w:rsidRDefault="00000000" w:rsidRPr="00000000" w14:paraId="00000042">
      <w:pPr>
        <w:spacing w:after="160" w:line="276" w:lineRule="auto"/>
        <w:rPr/>
      </w:pPr>
      <w:r w:rsidDel="00000000" w:rsidR="00000000" w:rsidRPr="00000000">
        <w:rPr>
          <w:rtl w:val="0"/>
        </w:rPr>
        <w:t xml:space="preserve">Confirm two ideas before continuing. First, why is it important to change only one thing at a time when refining a page? Second, suppose you have built an event page that looks perfect on your laptop screen. Name two things you would still check before sending the link to guests, and explain why each one matters.</w:t>
      </w:r>
    </w:p>
    <w:p w:rsidR="00000000" w:rsidDel="00000000" w:rsidP="00000000" w:rsidRDefault="00000000" w:rsidRPr="00000000" w14:paraId="00000043">
      <w:pPr>
        <w:pStyle w:val="Heading1"/>
        <w:rPr/>
      </w:pPr>
      <w:r w:rsidDel="00000000" w:rsidR="00000000" w:rsidRPr="00000000">
        <w:rPr>
          <w:rtl w:val="0"/>
        </w:rPr>
        <w:t xml:space="preserve">6.  Build Two — A Waitlist Page, and Validating Before You Build  </w:t>
      </w:r>
    </w:p>
    <w:p w:rsidR="00000000" w:rsidDel="00000000" w:rsidP="00000000" w:rsidRDefault="00000000" w:rsidRPr="00000000" w14:paraId="00000044">
      <w:pPr>
        <w:spacing w:after="160" w:line="276" w:lineRule="auto"/>
        <w:rPr/>
      </w:pPr>
      <w:r w:rsidDel="00000000" w:rsidR="00000000" w:rsidRPr="00000000">
        <w:rPr>
          <w:rtl w:val="0"/>
        </w:rPr>
        <w:t xml:space="preserve">The second build is a different kind of page with a different lesson behind it. Where the event microsite was rich and full of sections, this one is deliberately minimal, and the reason why is itself the most valuable thing in this section. This build teaches the full vibe coding loop again, but in service of an idea that runs through the rest of the module: before you build a whole product, build the smallest version that lets you find out whether anyone actually wants it.</w:t>
      </w:r>
    </w:p>
    <w:p w:rsidR="00000000" w:rsidDel="00000000" w:rsidP="00000000" w:rsidRDefault="00000000" w:rsidRPr="00000000" w14:paraId="00000045">
      <w:pPr>
        <w:pStyle w:val="Heading2"/>
        <w:rPr/>
      </w:pPr>
      <w:r w:rsidDel="00000000" w:rsidR="00000000" w:rsidRPr="00000000">
        <w:rPr>
          <w:rtl w:val="0"/>
        </w:rPr>
        <w:t xml:space="preserve">6.1  Why the smallest version comes first</w:t>
      </w:r>
    </w:p>
    <w:p w:rsidR="00000000" w:rsidDel="00000000" w:rsidP="00000000" w:rsidRDefault="00000000" w:rsidRPr="00000000" w14:paraId="00000046">
      <w:pPr>
        <w:spacing w:after="160" w:line="276" w:lineRule="auto"/>
        <w:rPr/>
      </w:pPr>
      <w:r w:rsidDel="00000000" w:rsidR="00000000" w:rsidRPr="00000000">
        <w:rPr>
          <w:rtl w:val="0"/>
        </w:rPr>
        <w:t xml:space="preserve">Imagine someone in Hyderabad with an idea for a home-cooked North Indian tiffin service aimed at working professionals who miss home food. It is a good idea, but acting on it fully is a large commitment: cooking for many people every day, arranging delivery, taking orders, handling payments. Pouring months and money into all of that before knowing whether anyone will pay for it is how good ideas turn into expensive disappointments. The wiser first move is to test the demand cheaply and quickly, before building anything real.</w:t>
      </w:r>
    </w:p>
    <w:p w:rsidR="00000000" w:rsidDel="00000000" w:rsidP="00000000" w:rsidRDefault="00000000" w:rsidRPr="00000000" w14:paraId="00000047">
      <w:pPr>
        <w:spacing w:after="160" w:line="276" w:lineRule="auto"/>
        <w:rPr/>
      </w:pPr>
      <w:r w:rsidDel="00000000" w:rsidR="00000000" w:rsidRPr="00000000">
        <w:rPr>
          <w:rtl w:val="0"/>
        </w:rPr>
        <w:t xml:space="preserve">That test is a waitlist page. It is a single, simple page that explains the idea clearly and invites interested people to leave their phone number to join a waitlist. If a hundred working professionals sign up in a week, the idea has real demand and is worth building properly. If only three sign up, the person has learned something genuinely useful — that this particular idea, in this particular form, does not yet pull people in — and has learned it in a week rather than after six months of effort. The waitlist page is the smallest possible version of the product, built only to answer one question: does anyone want this? This way of starting small to test an idea is the thread that connects today's landing pages to the larger products you will meet later in the module.</w:t>
      </w:r>
    </w:p>
    <w:p w:rsidR="00000000" w:rsidDel="00000000" w:rsidP="00000000" w:rsidRDefault="00000000" w:rsidRPr="00000000" w14:paraId="00000048">
      <w:pPr>
        <w:pStyle w:val="Heading2"/>
        <w:rPr/>
      </w:pPr>
      <w:r w:rsidDel="00000000" w:rsidR="00000000" w:rsidRPr="00000000">
        <w:rPr>
          <w:rtl w:val="0"/>
        </w:rPr>
        <w:t xml:space="preserve">6.2  The brief and the first preview</w:t>
      </w:r>
    </w:p>
    <w:p w:rsidR="00000000" w:rsidDel="00000000" w:rsidP="00000000" w:rsidRDefault="00000000" w:rsidRPr="00000000" w14:paraId="00000049">
      <w:pPr>
        <w:spacing w:after="160" w:line="276" w:lineRule="auto"/>
        <w:rPr/>
      </w:pPr>
      <w:r w:rsidDel="00000000" w:rsidR="00000000" w:rsidRPr="00000000">
        <w:rPr>
          <w:rtl w:val="0"/>
        </w:rPr>
        <w:t xml:space="preserve">Because the page has exactly one job, the build description is short and focused. Every element on the page should serve the single goal of getting an interested person to leave their number.</w:t>
      </w:r>
    </w:p>
    <w:p w:rsidR="00000000" w:rsidDel="00000000" w:rsidP="00000000" w:rsidRDefault="00000000" w:rsidRPr="00000000" w14:paraId="0000004A">
      <w:pPr>
        <w:spacing w:after="120" w:line="276" w:lineRule="auto"/>
        <w:ind w:left="720" w:right="720" w:firstLine="0"/>
        <w:rPr/>
      </w:pPr>
      <w:r w:rsidDel="00000000" w:rsidR="00000000" w:rsidRPr="00000000">
        <w:rPr>
          <w:i w:val="1"/>
          <w:iCs w:val="1"/>
          <w:rtl w:val="0"/>
        </w:rPr>
        <w:t xml:space="preserve">Build a single-page waitlist website for a new home-cooked North Indian tiffin service in Hyderabad, aimed at working professionals. The main purpose is to get interested people to join a waitlist by entering their phone number. Include a clear headline that says what the service is, two or three short lines explaining why it is good — fresh home-cooked meals, delivered daily to your office — and a simple sign-up box where someone enters their name and phone number to join the waitlist. Keep it clean and appetising, with a warm, homely feel. The audience is busy working professionals, so keep it short and easy to act on.</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tl w:val="0"/>
        </w:rPr>
        <w:t xml:space="preserve">Lovable produces a first preview: a headline, a few lines of explanation, and a sign-up box. Because the brief was focused, the first version is already close in shape to what is needed. The refining work here will not be about adding richness, as it was for the wedding page. It will be about keeping the page sharp</w:t>
      </w:r>
      <w:del w:author="Info Vivencia" w:id="31" w:date="2026-06-18T09:58:06Z">
        <w:r w:rsidDel="00000000" w:rsidR="00000000" w:rsidRPr="00000000">
          <w:rPr>
            <w:rtl w:val="0"/>
          </w:rPr>
          <w:delText xml:space="preserve"> and resisting the temptation to clutter it</w:delText>
        </w:r>
      </w:del>
      <w:r w:rsidDel="00000000" w:rsidR="00000000" w:rsidRPr="00000000">
        <w:rPr>
          <w:rtl w:val="0"/>
        </w:rPr>
        <w:t xml:space="preserve">.</w:t>
      </w:r>
    </w:p>
    <w:p w:rsidR="00000000" w:rsidDel="00000000" w:rsidP="00000000" w:rsidRDefault="00000000" w:rsidRPr="00000000" w14:paraId="0000004C">
      <w:pPr>
        <w:pStyle w:val="Heading2"/>
        <w:rPr/>
      </w:pPr>
      <w:r w:rsidDel="00000000" w:rsidR="00000000" w:rsidRPr="00000000">
        <w:rPr>
          <w:rtl w:val="0"/>
        </w:rPr>
        <w:t xml:space="preserve">6.3  The refine loop on a deliberately simple page</w:t>
      </w:r>
    </w:p>
    <w:p w:rsidR="00000000" w:rsidDel="00000000" w:rsidP="00000000" w:rsidRDefault="00000000" w:rsidRPr="00000000" w14:paraId="0000004D">
      <w:pPr>
        <w:spacing w:after="160" w:line="276" w:lineRule="auto"/>
        <w:rPr/>
      </w:pPr>
      <w:r w:rsidDel="00000000" w:rsidR="00000000" w:rsidRPr="00000000">
        <w:rPr>
          <w:rtl w:val="0"/>
        </w:rPr>
        <w:t xml:space="preserve">The refine loop here teaches the opposite skill from the first build. With the event page, the work was adding sections and detail. With a waitlist page, the work is staying focused and often removing things, because every extra element competes with the one action you want a visitor to take. A page that asks a visitor to do one thing clearly will always outperform a page that buries that one thing among many others.</w:t>
      </w:r>
    </w:p>
    <w:p w:rsidR="00000000" w:rsidDel="00000000" w:rsidP="00000000" w:rsidRDefault="00000000" w:rsidRPr="00000000" w14:paraId="0000004E">
      <w:pPr>
        <w:spacing w:after="160" w:line="276" w:lineRule="auto"/>
        <w:rPr/>
      </w:pPr>
      <w:r w:rsidDel="00000000" w:rsidR="00000000" w:rsidRPr="00000000">
        <w:rPr>
          <w:rtl w:val="0"/>
        </w:rPr>
        <w:t xml:space="preserve">The first refinement sharpens the headline, which the tool wrote in a vague way.</w:t>
      </w:r>
    </w:p>
    <w:p w:rsidR="00000000" w:rsidDel="00000000" w:rsidP="00000000" w:rsidRDefault="00000000" w:rsidRPr="00000000" w14:paraId="0000004F">
      <w:pPr>
        <w:spacing w:after="120" w:line="276" w:lineRule="auto"/>
        <w:ind w:left="720" w:right="720" w:firstLine="0"/>
        <w:rPr/>
      </w:pPr>
      <w:r w:rsidDel="00000000" w:rsidR="00000000" w:rsidRPr="00000000">
        <w:rPr>
          <w:i w:val="1"/>
          <w:iCs w:val="1"/>
          <w:rtl w:val="0"/>
        </w:rPr>
        <w:t xml:space="preserve">Change the headline to be clearer and more direct: “Fresh home-cooked North Indian meals, delivered to your desk every day.” Make it the largest text on the page.</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tl w:val="0"/>
        </w:rPr>
        <w:t xml:space="preserve">The page now states plainly what it offers the moment it loads. The next change makes the single action impossible to miss.</w:t>
      </w:r>
    </w:p>
    <w:p w:rsidR="00000000" w:rsidDel="00000000" w:rsidP="00000000" w:rsidRDefault="00000000" w:rsidRPr="00000000" w14:paraId="00000051">
      <w:pPr>
        <w:spacing w:after="120" w:line="276" w:lineRule="auto"/>
        <w:ind w:left="720" w:right="720" w:firstLine="0"/>
        <w:rPr/>
      </w:pPr>
      <w:r w:rsidDel="00000000" w:rsidR="00000000" w:rsidRPr="00000000">
        <w:rPr>
          <w:i w:val="1"/>
          <w:iCs w:val="1"/>
          <w:rtl w:val="0"/>
        </w:rPr>
        <w:t xml:space="preserve">Make the sign-up box stand out as the clear next step: put it high on the page, give the join button a strong colour, and label it “Join the waitlist.”</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tl w:val="0"/>
        </w:rPr>
        <w:t xml:space="preserve">Now a visitor sees both what the service is and exactly what to do about it. Often the tool will have added an extra section that dilutes the message — a long story, a row of unnecessary features — and the discipline is to cut it.</w:t>
      </w:r>
    </w:p>
    <w:p w:rsidR="00000000" w:rsidDel="00000000" w:rsidP="00000000" w:rsidRDefault="00000000" w:rsidRPr="00000000" w14:paraId="00000053">
      <w:pPr>
        <w:spacing w:after="120" w:line="276" w:lineRule="auto"/>
        <w:ind w:left="720" w:right="720" w:firstLine="0"/>
        <w:rPr/>
      </w:pPr>
      <w:r w:rsidDel="00000000" w:rsidR="00000000" w:rsidRPr="00000000">
        <w:rPr>
          <w:i w:val="1"/>
          <w:iCs w:val="1"/>
          <w:rtl w:val="0"/>
        </w:rPr>
        <w:t xml:space="preserve">Remove the extra features section near the bottom. Keep only the headline, the three short lines, and the sign-up box. Nothing else.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tl w:val="0"/>
        </w:rPr>
        <w:t xml:space="preserve">Each round here made the page simpler and more pointed, not busier. This restraint is a real skill. The instinct, once you can build anything, is to keep adding, but a page built to get one action needs everything that is not that action stripped away. The waitlist page is at its strongest when there is nothing left to remove.</w:t>
      </w:r>
    </w:p>
    <w:p w:rsidR="00000000" w:rsidDel="00000000" w:rsidP="00000000" w:rsidRDefault="00000000" w:rsidRPr="00000000" w14:paraId="00000055">
      <w:pPr>
        <w:pStyle w:val="Heading2"/>
        <w:rPr/>
      </w:pPr>
      <w:r w:rsidDel="00000000" w:rsidR="00000000" w:rsidRPr="00000000">
        <w:rPr>
          <w:rtl w:val="0"/>
        </w:rPr>
        <w:t xml:space="preserve">6.4  Testing the one thing that matters (the sign-up)</w:t>
      </w:r>
    </w:p>
    <w:p w:rsidR="00000000" w:rsidDel="00000000" w:rsidP="00000000" w:rsidRDefault="00000000" w:rsidRPr="00000000" w14:paraId="00000056">
      <w:pPr>
        <w:spacing w:after="160" w:line="276" w:lineRule="auto"/>
        <w:rPr>
          <w:del w:author="Info Vivencia" w:id="34" w:date="2026-06-18T10:01:56Z"/>
        </w:rPr>
      </w:pPr>
      <w:r w:rsidDel="00000000" w:rsidR="00000000" w:rsidRPr="00000000">
        <w:rPr>
          <w:rtl w:val="0"/>
        </w:rPr>
        <w:t xml:space="preserve">On a page whose entire reason for existing is the sign-up, </w:t>
      </w:r>
      <w:ins w:author="Info Vivencia" w:id="32" w:date="2026-06-18T10:01:25Z">
        <w:r w:rsidDel="00000000" w:rsidR="00000000" w:rsidRPr="00000000">
          <w:rPr>
            <w:rtl w:val="0"/>
            <w:rPrChange w:author="Info Vivencia" w:id="33" w:date="2026-06-18T10:01:25Z">
              <w:rPr/>
            </w:rPrChange>
          </w:rPr>
          <w:t xml:space="preserve">Testing the sign-up flow is not one item on a checklist.</w:t>
        </w:r>
      </w:ins>
      <w:del w:author="Info Vivencia" w:id="32" w:date="2026-06-18T10:01:25Z">
        <w:r w:rsidDel="00000000" w:rsidR="00000000" w:rsidRPr="00000000">
          <w:rPr>
            <w:rtl w:val="0"/>
            <w:rPrChange w:author="Info Vivencia" w:id="33" w:date="2026-06-18T10:01:25Z">
              <w:rPr/>
            </w:rPrChange>
          </w:rPr>
          <w:delText xml:space="preserve">testing that sign-up is not one check among many</w:delText>
        </w:r>
      </w:del>
      <w:r w:rsidDel="00000000" w:rsidR="00000000" w:rsidRPr="00000000">
        <w:rPr>
          <w:rtl w:val="0"/>
        </w:rPr>
        <w:t xml:space="preserve"> — it is the only check that truly matters. The person submits their own name and number through the form and then confirms that the entry was actually captured somewhere they can see. If the form looks perfect but quietly fails to record anything, then every visitor who signs up is lost, the test produces no data, and the whole exercise is worthless.</w:t>
      </w:r>
      <w:del w:author="Info Vivencia" w:id="34" w:date="2026-06-18T10:01:56Z">
        <w:r w:rsidDel="00000000" w:rsidR="00000000" w:rsidRPr="00000000">
          <w:rPr>
            <w:rtl w:val="0"/>
          </w:rPr>
          <w:delText xml:space="preserve"> As with the wedding RSVP, the form working is something you confirm by using it, never by assuming it from how it looks.</w:delText>
        </w:r>
      </w:del>
    </w:p>
    <w:p w:rsidR="00000000" w:rsidDel="00000000" w:rsidP="00000000" w:rsidRDefault="00000000" w:rsidRPr="00000000" w14:paraId="00000057">
      <w:pPr>
        <w:spacing w:after="160" w:line="276" w:lineRule="auto"/>
        <w:rPr/>
      </w:pPr>
      <w:commentRangeStart w:id="1"/>
      <w:r w:rsidDel="00000000" w:rsidR="00000000" w:rsidRPr="00000000">
        <w:rPr>
          <w:rtl w:val="0"/>
        </w:rPr>
        <w:t xml:space="preserve">There is an honesty point woven into this build that deserves attention, because the page is collecting real interest from real people. The page should be truthful about what someone is joining. A waitlist for a service that does not exist yet should read as exactly that — an invitation to be among the first if and when it launches — and not be dressed up to imply the service is already running and taking orders. People are giving their contact details on the strength of what the page tells them, and a page that overstates what is actually on offer trades away trust that is hard to win back. Being straight about the stage the idea is at is both the honest thing to do and the thing that protects the reputation of whatever the idea becomes.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tl w:val="0"/>
        </w:rPr>
        <w:t xml:space="preserve">Confirm two ideas before moving on. First, why is it wiser to build the smallest version of an idea first rather than the whole product? Second, on a waitlist page, why is adding more sections usually a mistake rather than an improvement?</w:t>
      </w:r>
    </w:p>
    <w:p w:rsidR="00000000" w:rsidDel="00000000" w:rsidP="00000000" w:rsidRDefault="00000000" w:rsidRPr="00000000" w14:paraId="00000059">
      <w:pPr>
        <w:pStyle w:val="Heading1"/>
        <w:rPr/>
      </w:pPr>
      <w:r w:rsidDel="00000000" w:rsidR="00000000" w:rsidRPr="00000000">
        <w:rPr>
          <w:rtl w:val="0"/>
        </w:rPr>
        <w:t xml:space="preserve">7.  Build Three — A Digital Presence from Almost Nothing </w:t>
      </w:r>
    </w:p>
    <w:p w:rsidR="00000000" w:rsidDel="00000000" w:rsidP="00000000" w:rsidRDefault="00000000" w:rsidRPr="00000000" w14:paraId="0000005A">
      <w:pPr>
        <w:spacing w:after="160" w:line="276" w:lineRule="auto"/>
        <w:rPr/>
      </w:pPr>
      <w:r w:rsidDel="00000000" w:rsidR="00000000" w:rsidRPr="00000000">
        <w:rPr>
          <w:rtl w:val="0"/>
        </w:rPr>
        <w:t xml:space="preserve">The third build starts from the most common situation of all: a person or a tiny venture that, today, has no online presence whatsoever. This build teaches </w:t>
      </w:r>
      <w:ins w:author="Info Vivencia" w:id="35" w:date="2026-06-18T10:04:51Z">
        <w:r w:rsidDel="00000000" w:rsidR="00000000" w:rsidRPr="00000000">
          <w:rPr>
            <w:rtl w:val="0"/>
          </w:rPr>
          <w:t xml:space="preserve">you </w:t>
        </w:r>
      </w:ins>
      <w:del w:author="Info Vivencia" w:id="35" w:date="2026-06-18T10:04:51Z">
        <w:r w:rsidDel="00000000" w:rsidR="00000000" w:rsidRPr="00000000">
          <w:rPr>
            <w:rtl w:val="0"/>
          </w:rPr>
          <w:delText xml:space="preserve">the full loop once more, and its particular lesson is </w:delText>
        </w:r>
      </w:del>
      <w:r w:rsidDel="00000000" w:rsidR="00000000" w:rsidRPr="00000000">
        <w:rPr>
          <w:rtl w:val="0"/>
        </w:rPr>
        <w:t xml:space="preserve">how to create something credible when you are starting from almost nothing — no existing website, no materials, nothing but your own knowledge of the work you do.</w:t>
      </w:r>
    </w:p>
    <w:p w:rsidR="00000000" w:rsidDel="00000000" w:rsidP="00000000" w:rsidRDefault="00000000" w:rsidRPr="00000000" w14:paraId="0000005B">
      <w:pPr>
        <w:pStyle w:val="Heading2"/>
        <w:rPr/>
      </w:pPr>
      <w:r w:rsidDel="00000000" w:rsidR="00000000" w:rsidRPr="00000000">
        <w:rPr>
          <w:rtl w:val="0"/>
        </w:rPr>
        <w:t xml:space="preserve">7.1  Starting from only a contact number</w:t>
      </w:r>
    </w:p>
    <w:p w:rsidR="00000000" w:rsidDel="00000000" w:rsidP="00000000" w:rsidRDefault="00000000" w:rsidRPr="00000000" w14:paraId="0000005C">
      <w:pPr>
        <w:spacing w:after="160" w:line="276" w:lineRule="auto"/>
        <w:rPr/>
      </w:pPr>
      <w:r w:rsidDel="00000000" w:rsidR="00000000" w:rsidRPr="00000000">
        <w:rPr>
          <w:rtl w:val="0"/>
        </w:rPr>
        <w:t xml:space="preserve">Consider a freelance electrician in Hyderabad who has built up years of good work entirely through word of mouth. He exists, as far as the internet is concerned, as a phone number passed between neighbours. When a potential customer who does not already know him asks whether he has a website or somewhere they can see his work, he has nothing to show, and to that customer he looks smaller, newer, and less trustworthy than he actually is. The absence of any presence quietly costs him work he would otherwise win.</w:t>
      </w:r>
    </w:p>
    <w:p w:rsidR="00000000" w:rsidDel="00000000" w:rsidP="00000000" w:rsidRDefault="00000000" w:rsidRPr="00000000" w14:paraId="0000005D">
      <w:pPr>
        <w:spacing w:after="160" w:line="276" w:lineRule="auto"/>
        <w:rPr/>
      </w:pPr>
      <w:r w:rsidDel="00000000" w:rsidR="00000000" w:rsidRPr="00000000">
        <w:rPr>
          <w:rtl w:val="0"/>
        </w:rPr>
        <w:t xml:space="preserve">The build for him is a single, clean page that turns a bare phone number into a real presence. It does not need to be elaborate. It needs to tell a stranger who he is, what he does, why they can trust him, and exactly how to reach him. A page like this is something he can put on a visiting card, set as his WhatsApp status, or include in a local listing, and it changes how he appears to anyone who has not met him. The same pattern fits a great many small ventures — a home caterer, a freelance dance teacher, a tailor, a tuition provider — anyone whose skill is real but whose presence is invisible.</w:t>
      </w:r>
    </w:p>
    <w:p w:rsidR="00000000" w:rsidDel="00000000" w:rsidP="00000000" w:rsidRDefault="00000000" w:rsidRPr="00000000" w14:paraId="0000005E">
      <w:pPr>
        <w:pStyle w:val="Heading2"/>
        <w:rPr/>
      </w:pPr>
      <w:r w:rsidDel="00000000" w:rsidR="00000000" w:rsidRPr="00000000">
        <w:rPr>
          <w:rtl w:val="0"/>
        </w:rPr>
        <w:t xml:space="preserve">7.2  The brief and the first preview</w:t>
      </w:r>
    </w:p>
    <w:p w:rsidR="00000000" w:rsidDel="00000000" w:rsidP="00000000" w:rsidRDefault="00000000" w:rsidRPr="00000000" w14:paraId="0000005F">
      <w:pPr>
        <w:spacing w:after="160" w:line="276" w:lineRule="auto"/>
        <w:rPr/>
      </w:pPr>
      <w:r w:rsidDel="00000000" w:rsidR="00000000" w:rsidRPr="00000000">
        <w:rPr>
          <w:rtl w:val="0"/>
        </w:rPr>
        <w:t xml:space="preserve">The challenge here is that the brief has to be built almost entirely from the person's own head, since there are no existing materials to draw on. This is where describing clearly does the most work. The electrician thinks through what a customer would want to know and puts it into the description.</w:t>
      </w:r>
    </w:p>
    <w:p w:rsidR="00000000" w:rsidDel="00000000" w:rsidP="00000000" w:rsidRDefault="00000000" w:rsidRPr="00000000" w14:paraId="00000060">
      <w:pPr>
        <w:spacing w:after="120" w:line="276" w:lineRule="auto"/>
        <w:ind w:left="720" w:right="720" w:firstLine="0"/>
        <w:rPr/>
      </w:pPr>
      <w:r w:rsidDel="00000000" w:rsidR="00000000" w:rsidRPr="00000000">
        <w:rPr>
          <w:i w:val="1"/>
          <w:iCs w:val="1"/>
          <w:rtl w:val="0"/>
        </w:rPr>
        <w:t xml:space="preserve">Build a single-page website for Ramesh, a freelance electrician in Hyderabad with over fifteen years of experience. The main purpose is to let a new customer quickly understand what he does and contact him. Include a banner with his name and a line saying “Trusted electrical repairs and installations across Hyderabad,” a short section listing the work he does — wiring, repairs, fan and light installation, inverter setup — a short section building trust with his years of experience and the areas he covers, and a clear contact section with his phone number and a button to message him on WhatsApp. Keep the look clean, simple, and professional. The audience is local households and small shops, so keep the language plain and reassuring.</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tl w:val="0"/>
        </w:rPr>
        <w:t xml:space="preserve">Lovable returns a first preview that already looks like a real business page: a banner, a list of services, a line about experience, and a contact area. From almost nothing — only what Ramesh knows about his own work — there is now a page that presents him as </w:t>
      </w:r>
      <w:ins w:author="Info Vivencia" w:id="36" w:date="2026-06-18T10:06:17Z">
        <w:r w:rsidDel="00000000" w:rsidR="00000000" w:rsidRPr="00000000">
          <w:rPr>
            <w:rtl w:val="0"/>
            <w:rPrChange w:author="Info Vivencia" w:id="37" w:date="2026-06-18T10:06:17Z">
              <w:rPr/>
            </w:rPrChange>
          </w:rPr>
          <w:t xml:space="preserve">an</w:t>
        </w:r>
      </w:ins>
      <w:del w:author="Info Vivencia" w:id="36" w:date="2026-06-18T10:06:17Z">
        <w:r w:rsidDel="00000000" w:rsidR="00000000" w:rsidRPr="00000000">
          <w:rPr>
            <w:rtl w:val="0"/>
            <w:rPrChange w:author="Info Vivencia" w:id="37" w:date="2026-06-18T10:06:17Z">
              <w:rPr/>
            </w:rPrChange>
          </w:rPr>
          <w:delText xml:space="preserve">the</w:delText>
        </w:r>
      </w:del>
      <w:r w:rsidDel="00000000" w:rsidR="00000000" w:rsidRPr="00000000">
        <w:rPr>
          <w:rtl w:val="0"/>
        </w:rPr>
        <w:t xml:space="preserve"> established professional </w:t>
      </w:r>
      <w:del w:author="Info Vivencia" w:id="38" w:date="2026-06-18T10:05:59Z">
        <w:r w:rsidDel="00000000" w:rsidR="00000000" w:rsidRPr="00000000">
          <w:rPr>
            <w:rtl w:val="0"/>
          </w:rPr>
          <w:delText xml:space="preserve">he is</w:delText>
        </w:r>
      </w:del>
      <w:r w:rsidDel="00000000" w:rsidR="00000000" w:rsidRPr="00000000">
        <w:rPr>
          <w:rtl w:val="0"/>
        </w:rPr>
        <w:t xml:space="preserve">. </w:t>
      </w:r>
      <w:ins w:author="Info Vivencia" w:id="39" w:date="2026-06-18T10:07:39Z">
        <w:r w:rsidDel="00000000" w:rsidR="00000000" w:rsidRPr="00000000">
          <w:rPr>
            <w:rtl w:val="0"/>
            <w:rPrChange w:author="Info Vivencia" w:id="40" w:date="2026-06-18T10:07:39Z">
              <w:rPr/>
            </w:rPrChange>
          </w:rPr>
          <w:t xml:space="preserve">The next stage of refinement is about identifying the elements required to make the page trustworthy and actionable.</w:t>
        </w:r>
      </w:ins>
      <w:del w:author="Info Vivencia" w:id="39" w:date="2026-06-18T10:07:39Z">
        <w:r w:rsidDel="00000000" w:rsidR="00000000" w:rsidRPr="00000000">
          <w:rPr>
            <w:rtl w:val="0"/>
            <w:rPrChange w:author="Info Vivencia" w:id="40" w:date="2026-06-18T10:07:39Z">
              <w:rPr/>
            </w:rPrChange>
          </w:rPr>
          <w:delText xml:space="preserve">The refining from here is about judging what such a page truly needs to be credible and easy to act on.</w:delText>
        </w:r>
      </w:del>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7.3  The refine loop and judging what a real page needs</w:t>
      </w:r>
    </w:p>
    <w:p w:rsidR="00000000" w:rsidDel="00000000" w:rsidP="00000000" w:rsidRDefault="00000000" w:rsidRPr="00000000" w14:paraId="00000063">
      <w:pPr>
        <w:spacing w:after="160" w:line="276" w:lineRule="auto"/>
        <w:rPr/>
      </w:pPr>
      <w:r w:rsidDel="00000000" w:rsidR="00000000" w:rsidRPr="00000000">
        <w:rPr>
          <w:rtl w:val="0"/>
        </w:rPr>
        <w:t xml:space="preserve">The skill this build develops is judgement: when you start from nothing, how do you decide what belongs on the page? The most reliable way is to look at the page as the customer will, not as the owner does. A customer landing on Ramesh's page wants two things above all — a quick sense that he is trustworthy and competent, and an immediate, obvious way to call him. Everything on the page should serve one of those two needs, and the refining works toward them.</w:t>
      </w:r>
    </w:p>
    <w:p w:rsidR="00000000" w:rsidDel="00000000" w:rsidP="00000000" w:rsidRDefault="00000000" w:rsidRPr="00000000" w14:paraId="00000064">
      <w:pPr>
        <w:spacing w:after="160" w:line="276" w:lineRule="auto"/>
        <w:rPr/>
      </w:pPr>
      <w:r w:rsidDel="00000000" w:rsidR="00000000" w:rsidRPr="00000000">
        <w:rPr>
          <w:rtl w:val="0"/>
        </w:rPr>
        <w:t xml:space="preserve">The first change makes the single most important action unmistakable, because a customer with a tripped fuse and no light is in a hurry.</w:t>
      </w:r>
    </w:p>
    <w:p w:rsidR="00000000" w:rsidDel="00000000" w:rsidP="00000000" w:rsidRDefault="00000000" w:rsidRPr="00000000" w14:paraId="00000065">
      <w:pPr>
        <w:spacing w:after="120" w:line="276" w:lineRule="auto"/>
        <w:ind w:left="720" w:right="720" w:firstLine="0"/>
        <w:rPr/>
      </w:pPr>
      <w:r w:rsidDel="00000000" w:rsidR="00000000" w:rsidRPr="00000000">
        <w:rPr>
          <w:i w:val="1"/>
          <w:iCs w:val="1"/>
          <w:rtl w:val="0"/>
        </w:rPr>
        <w:t xml:space="preserve">Make the phone number and WhatsApp button large and visible right at the top, so a customer can contact Ramesh in one tap without scrolling. Repeat the contact button again at the bottom of the page.</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tl w:val="0"/>
        </w:rPr>
        <w:t xml:space="preserve">Now the page does its main job instantly. The next change strengthens trust, which for a trades service is what turns a stranger into a caller.</w:t>
      </w:r>
    </w:p>
    <w:p w:rsidR="00000000" w:rsidDel="00000000" w:rsidP="00000000" w:rsidRDefault="00000000" w:rsidRPr="00000000" w14:paraId="00000067">
      <w:pPr>
        <w:spacing w:after="120" w:line="276" w:lineRule="auto"/>
        <w:ind w:left="720" w:right="720" w:firstLine="0"/>
        <w:rPr/>
      </w:pPr>
      <w:r w:rsidDel="00000000" w:rsidR="00000000" w:rsidRPr="00000000">
        <w:rPr>
          <w:i w:val="1"/>
          <w:iCs w:val="1"/>
          <w:rtl w:val="0"/>
        </w:rPr>
        <w:t xml:space="preserve">Add a short line near the top that says “Over 15 years of experience • Serving Hyderabad • Same-day service available,” so a new customer sees at a glance why they can rely on him.</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tl w:val="0"/>
        </w:rPr>
        <w:t xml:space="preserve">Finally, the tone is adjusted to fit the audience, because a page for local households should not read like a corporate brochure.</w:t>
      </w:r>
    </w:p>
    <w:p w:rsidR="00000000" w:rsidDel="00000000" w:rsidP="00000000" w:rsidRDefault="00000000" w:rsidRPr="00000000" w14:paraId="00000069">
      <w:pPr>
        <w:spacing w:after="120" w:line="276" w:lineRule="auto"/>
        <w:ind w:left="720" w:right="720" w:firstLine="0"/>
        <w:rPr/>
      </w:pPr>
      <w:r w:rsidDel="00000000" w:rsidR="00000000" w:rsidRPr="00000000">
        <w:rPr>
          <w:i w:val="1"/>
          <w:iCs w:val="1"/>
          <w:rtl w:val="0"/>
        </w:rPr>
        <w:t xml:space="preserve">Make the wording warmer and plainer, the way a trusted local professional would speak. Avoid corporate or technical language; keep it friendly and direct.</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tl w:val="0"/>
        </w:rPr>
        <w:t xml:space="preserve">Each refinement was decided by asking what the customer needs, not by what could be added for its own sake. This habit of looking at the page from the visitor's side, rather than only from your own, is what tells you what belongs and what does not when you have no template to follow. It is the same </w:t>
      </w:r>
      <w:ins w:author="Info Vivencia" w:id="41" w:date="2026-06-18T10:09:17Z">
        <w:r w:rsidDel="00000000" w:rsidR="00000000" w:rsidRPr="00000000">
          <w:rPr>
            <w:rtl w:val="0"/>
          </w:rPr>
          <w:t xml:space="preserve">way of thinking</w:t>
        </w:r>
      </w:ins>
      <w:del w:author="Info Vivencia" w:id="41" w:date="2026-06-18T10:09:17Z">
        <w:r w:rsidDel="00000000" w:rsidR="00000000" w:rsidRPr="00000000">
          <w:rPr>
            <w:rtl w:val="0"/>
          </w:rPr>
          <w:delText xml:space="preserve">kind</w:delText>
        </w:r>
      </w:del>
      <w:r w:rsidDel="00000000" w:rsidR="00000000" w:rsidRPr="00000000">
        <w:rPr>
          <w:rtl w:val="0"/>
        </w:rPr>
        <w:t xml:space="preserve"> of</w:t>
      </w:r>
      <w:ins w:author="Info Vivencia" w:id="42" w:date="2026-06-18T10:09:24Z">
        <w:r w:rsidDel="00000000" w:rsidR="00000000" w:rsidRPr="00000000">
          <w:rPr>
            <w:rtl w:val="0"/>
          </w:rPr>
          <w:t xml:space="preserve">”</w:t>
        </w:r>
      </w:ins>
      <w:r w:rsidDel="00000000" w:rsidR="00000000" w:rsidRPr="00000000">
        <w:rPr>
          <w:rtl w:val="0"/>
        </w:rPr>
        <w:t xml:space="preserve"> all-angles thinking</w:t>
      </w:r>
      <w:ins w:author="Info Vivencia" w:id="43" w:date="2026-06-18T10:09:27Z">
        <w:r w:rsidDel="00000000" w:rsidR="00000000" w:rsidRPr="00000000">
          <w:rPr>
            <w:rtl w:val="0"/>
          </w:rPr>
          <w:t xml:space="preserve">”</w:t>
        </w:r>
      </w:ins>
      <w:r w:rsidDel="00000000" w:rsidR="00000000" w:rsidRPr="00000000">
        <w:rPr>
          <w:rtl w:val="0"/>
        </w:rPr>
        <w:t xml:space="preserve"> the program has encouraged throughout: not just the obvious view, but the view of the person who will actually use the thing.</w:t>
      </w:r>
    </w:p>
    <w:p w:rsidR="00000000" w:rsidDel="00000000" w:rsidP="00000000" w:rsidRDefault="00000000" w:rsidRPr="00000000" w14:paraId="0000006B">
      <w:pPr>
        <w:pStyle w:val="Heading2"/>
        <w:rPr/>
      </w:pPr>
      <w:r w:rsidDel="00000000" w:rsidR="00000000" w:rsidRPr="00000000">
        <w:rPr>
          <w:rtl w:val="0"/>
        </w:rPr>
        <w:t xml:space="preserve">7.4  Testing the contact path and finishing</w:t>
      </w:r>
    </w:p>
    <w:p w:rsidR="00000000" w:rsidDel="00000000" w:rsidP="00000000" w:rsidRDefault="00000000" w:rsidRPr="00000000" w14:paraId="0000006C">
      <w:pPr>
        <w:spacing w:after="160" w:line="276" w:lineRule="auto"/>
        <w:rPr>
          <w:del w:author="Info Vivencia" w:id="45" w:date="2026-06-18T10:10:40Z"/>
        </w:rPr>
      </w:pPr>
      <w:r w:rsidDel="00000000" w:rsidR="00000000" w:rsidRPr="00000000">
        <w:rPr>
          <w:rtl w:val="0"/>
        </w:rPr>
        <w:t xml:space="preserve">For this page, the one </w:t>
      </w:r>
      <w:ins w:author="Info Vivencia" w:id="44" w:date="2026-06-18T10:09:46Z">
        <w:r w:rsidDel="00000000" w:rsidR="00000000" w:rsidRPr="00000000">
          <w:rPr>
            <w:rtl w:val="0"/>
          </w:rPr>
          <w:t xml:space="preserve">part</w:t>
        </w:r>
      </w:ins>
      <w:del w:author="Info Vivencia" w:id="44" w:date="2026-06-18T10:09:46Z">
        <w:r w:rsidDel="00000000" w:rsidR="00000000" w:rsidRPr="00000000">
          <w:rPr>
            <w:rtl w:val="0"/>
          </w:rPr>
          <w:delText xml:space="preserve">path</w:delText>
        </w:r>
      </w:del>
      <w:r w:rsidDel="00000000" w:rsidR="00000000" w:rsidRPr="00000000">
        <w:rPr>
          <w:rtl w:val="0"/>
        </w:rPr>
        <w:t xml:space="preserve"> that absolutely must work is contact. A page that presents Ramesh beautifully but whose call button does nothing is worse than no page at all, because it raises expectations and then fails them. So the test is specific and it is done on the right device: open the page on a phone, because that is where almost every customer will open it, and tap the WhatsApp button and the phone number. The WhatsApp button should open a chat with Ramesh, and the number should be ready to dial. </w:t>
      </w:r>
      <w:del w:author="Info Vivencia" w:id="45" w:date="2026-06-18T10:10:40Z">
        <w:r w:rsidDel="00000000" w:rsidR="00000000" w:rsidRPr="00000000">
          <w:rPr>
            <w:rtl w:val="0"/>
          </w:rPr>
          <w:delText xml:space="preserve">Confirming this by actually tapping it on a phone is the verification that matters, and it cannot be skipped on the assumption that a button labelled correctly must work.</w:delText>
        </w:r>
      </w:del>
    </w:p>
    <w:p w:rsidR="00000000" w:rsidDel="00000000" w:rsidP="00000000" w:rsidRDefault="00000000" w:rsidRPr="00000000" w14:paraId="0000006D">
      <w:pPr>
        <w:spacing w:after="160" w:line="276" w:lineRule="auto"/>
        <w:rPr/>
      </w:pPr>
      <w:r w:rsidDel="00000000" w:rsidR="00000000" w:rsidRPr="00000000">
        <w:rPr>
          <w:rtl w:val="0"/>
        </w:rPr>
        <w:t xml:space="preserve">As with the other builds, honesty in what the page claims is part of doing this well. The page speaks for a real person, so its claims should be true: if Ramesh has fifteen years of experience, the page says fifteen, not twenty, and it lists only the work he genuinely does</w:t>
      </w:r>
      <w:ins w:author="Info Vivencia" w:id="46" w:date="2026-06-18T10:11:36Z">
        <w:r w:rsidDel="00000000" w:rsidR="00000000" w:rsidRPr="00000000">
          <w:rPr>
            <w:rtl w:val="0"/>
            <w:rPrChange w:author="Info Vivencia" w:id="47" w:date="2026-06-18T10:11:36Z">
              <w:rPr/>
            </w:rPrChange>
          </w:rPr>
          <w:t xml:space="preserve">A page built on overstated claims may attract customers initially, but it loses both credibility and goodwill the moment those claims are exposed.</w:t>
        </w:r>
      </w:ins>
      <w:del w:author="Info Vivencia" w:id="46" w:date="2026-06-18T10:11:36Z">
        <w:r w:rsidDel="00000000" w:rsidR="00000000" w:rsidRPr="00000000">
          <w:rPr>
            <w:rtl w:val="0"/>
            <w:rPrChange w:author="Info Vivencia" w:id="47" w:date="2026-06-18T10:11:36Z">
              <w:rPr/>
            </w:rPrChange>
          </w:rPr>
          <w:delText xml:space="preserve">. A page that wins a customer on an inflated claim loses them, and the goodwill behind them, the moment the gap shows. </w:delText>
        </w:r>
      </w:del>
      <w:r w:rsidDel="00000000" w:rsidR="00000000" w:rsidRPr="00000000">
        <w:rPr>
          <w:rtl w:val="0"/>
        </w:rPr>
        <w:t xml:space="preserve">With the contact path tested and the claims truthful, Ramesh has, in an afternoon and from almost nothing, a presence that makes him look like what he already is: an established, reliable professional worth calling.</w:t>
      </w:r>
    </w:p>
    <w:p w:rsidR="00000000" w:rsidDel="00000000" w:rsidP="00000000" w:rsidRDefault="00000000" w:rsidRPr="00000000" w14:paraId="0000006E">
      <w:pPr>
        <w:spacing w:after="160" w:line="276" w:lineRule="auto"/>
        <w:rPr/>
      </w:pPr>
      <w:r w:rsidDel="00000000" w:rsidR="00000000" w:rsidRPr="00000000">
        <w:rPr>
          <w:rtl w:val="0"/>
        </w:rPr>
        <w:t xml:space="preserve">Confirm </w:t>
      </w:r>
      <w:ins w:author="Info Vivencia" w:id="48" w:date="2026-06-18T10:12:16Z">
        <w:r w:rsidDel="00000000" w:rsidR="00000000" w:rsidRPr="00000000">
          <w:rPr>
            <w:rtl w:val="0"/>
          </w:rPr>
          <w:t xml:space="preserve">this one</w:t>
        </w:r>
      </w:ins>
      <w:del w:author="Info Vivencia" w:id="48" w:date="2026-06-18T10:12:16Z">
        <w:r w:rsidDel="00000000" w:rsidR="00000000" w:rsidRPr="00000000">
          <w:rPr>
            <w:rtl w:val="0"/>
          </w:rPr>
          <w:delText xml:space="preserve">two</w:delText>
        </w:r>
      </w:del>
      <w:r w:rsidDel="00000000" w:rsidR="00000000" w:rsidRPr="00000000">
        <w:rPr>
          <w:rtl w:val="0"/>
        </w:rPr>
        <w:t xml:space="preserve"> ideas before the close.</w:t>
      </w:r>
      <w:del w:author="Info Vivencia" w:id="49" w:date="2026-06-18T10:12:14Z">
        <w:r w:rsidDel="00000000" w:rsidR="00000000" w:rsidRPr="00000000">
          <w:rPr>
            <w:rtl w:val="0"/>
          </w:rPr>
          <w:delText xml:space="preserve"> First, for a page whose purpose is to get a customer to make contact, what is the single most important thing to test, and on what device should you test it? Second</w:delText>
        </w:r>
      </w:del>
      <w:r w:rsidDel="00000000" w:rsidR="00000000" w:rsidRPr="00000000">
        <w:rPr>
          <w:rtl w:val="0"/>
        </w:rPr>
        <w:t xml:space="preserve">, when you are building from almost nothing, how do you decide what belongs on the page?</w:t>
      </w:r>
    </w:p>
    <w:p w:rsidR="00000000" w:rsidDel="00000000" w:rsidP="00000000" w:rsidRDefault="00000000" w:rsidRPr="00000000" w14:paraId="0000006F">
      <w:pPr>
        <w:pStyle w:val="Heading1"/>
        <w:rPr/>
      </w:pPr>
      <w:r w:rsidDel="00000000" w:rsidR="00000000" w:rsidRPr="00000000">
        <w:rPr>
          <w:rtl w:val="0"/>
        </w:rPr>
        <w:t xml:space="preserve">8.  Getting It Live, Staying Capable, and What This Is Worth</w:t>
      </w:r>
    </w:p>
    <w:p w:rsidR="00000000" w:rsidDel="00000000" w:rsidP="00000000" w:rsidRDefault="00000000" w:rsidRPr="00000000" w14:paraId="00000070">
      <w:pPr>
        <w:pStyle w:val="Heading2"/>
        <w:rPr/>
      </w:pPr>
      <w:r w:rsidDel="00000000" w:rsidR="00000000" w:rsidRPr="00000000">
        <w:rPr>
          <w:rtl w:val="0"/>
        </w:rPr>
        <w:t xml:space="preserve">8.1  Saving your work and where the code lives</w:t>
      </w:r>
    </w:p>
    <w:p w:rsidR="00000000" w:rsidDel="00000000" w:rsidP="00000000" w:rsidRDefault="00000000" w:rsidRPr="00000000" w14:paraId="00000071">
      <w:pPr>
        <w:spacing w:after="160" w:line="276" w:lineRule="auto"/>
        <w:rPr/>
      </w:pPr>
      <w:r w:rsidDel="00000000" w:rsidR="00000000" w:rsidRPr="00000000">
        <w:rPr>
          <w:rtl w:val="0"/>
        </w:rPr>
        <w:t xml:space="preserve">Whichever page you have built, it exists as a project inside Lovable, and Lovable keeps it saved for you. Underneath the page is the code the tool wrote, and that code can be connected to a tool called GitHub. For today, all you need to understand about GitHub is that it is a place where code is stored and its history is kept — something like a Google Drive made specifically for code, where every version is saved so that you can always go back to an earlier one if something goes wrong. You do not need to do anything advanced with it now. Connecting your project to GitHub simply keeps a safe, versioned copy of the code behind your site, and you will work with it more directly later in this module.</w:t>
      </w:r>
    </w:p>
    <w:p w:rsidR="00000000" w:rsidDel="00000000" w:rsidP="00000000" w:rsidRDefault="00000000" w:rsidRPr="00000000" w14:paraId="00000072">
      <w:pPr>
        <w:pStyle w:val="Heading2"/>
        <w:rPr/>
      </w:pPr>
      <w:r w:rsidDel="00000000" w:rsidR="00000000" w:rsidRPr="00000000">
        <w:rPr>
          <w:rtl w:val="0"/>
        </w:rPr>
        <w:t xml:space="preserve">8.2  From preview to a live link</w:t>
      </w:r>
    </w:p>
    <w:p w:rsidR="00000000" w:rsidDel="00000000" w:rsidP="00000000" w:rsidRDefault="00000000" w:rsidRPr="00000000" w14:paraId="00000073">
      <w:pPr>
        <w:spacing w:after="160" w:line="276" w:lineRule="auto"/>
        <w:rPr/>
      </w:pPr>
      <w:r w:rsidDel="00000000" w:rsidR="00000000" w:rsidRPr="00000000">
        <w:rPr>
          <w:rtl w:val="0"/>
        </w:rPr>
        <w:t xml:space="preserve">So far, the website you built lives only as a preview that you can see. To share it with anyone else, it needs to become a live page on the internet, with a link that anyone can open. Lovable can publish your site directly, turning it into a live address you can paste into a WhatsApp message, print on a card, or send to a client. That is enough to get your work in front of real people today. Taking a site further — putting it on a custom web address of your own, and making sure it stays fast and reliable even when many people visit it at once, using tools such as Vercel — is the proper subject of Day 18, where deploying and scaling a product is taught in full.</w:t>
      </w:r>
    </w:p>
    <w:p w:rsidR="00000000" w:rsidDel="00000000" w:rsidP="00000000" w:rsidRDefault="00000000" w:rsidRPr="00000000" w14:paraId="00000074">
      <w:pPr>
        <w:pStyle w:val="Heading2"/>
        <w:rPr/>
      </w:pPr>
      <w:r w:rsidDel="00000000" w:rsidR="00000000" w:rsidRPr="00000000">
        <w:rPr>
          <w:rtl w:val="0"/>
        </w:rPr>
        <w:t xml:space="preserve">8.3  Choosing your way forward as the tools change</w:t>
      </w:r>
    </w:p>
    <w:p w:rsidR="00000000" w:rsidDel="00000000" w:rsidP="00000000" w:rsidRDefault="00000000" w:rsidRPr="00000000" w14:paraId="00000075">
      <w:pPr>
        <w:spacing w:after="160" w:line="276" w:lineRule="auto"/>
        <w:rPr/>
      </w:pPr>
      <w:r w:rsidDel="00000000" w:rsidR="00000000" w:rsidRPr="00000000">
        <w:rPr>
          <w:rtl w:val="0"/>
        </w:rPr>
        <w:t xml:space="preserve">Lovable is the tool you are using today, but it is worth holding it loosely, because this is one of the fastest-moving areas in all of technology, and the specific tool that is best today may well be replaced within a year. This is exactly why the lasting skill is not memorising where each button sits in Lovable. It is the way of working that carries across any tool. When you meet a new building tool, the useful questions are these: how would you find a capable tool for the job when the one you know is gone; how would you work out its real strengths and limits by testing it against the hard cases you now understand, such as whether a form genuinely submits and whether the result holds together on a phone; and how would you look at a build from more than the obvious angle, judging it as the visitor will, on their device, with their goal in mind. A person who works this way stays capable no matter how the tools change beneath them, and that durability matters more than fluency in any single tool.</w:t>
      </w:r>
    </w:p>
    <w:p w:rsidR="00000000" w:rsidDel="00000000" w:rsidP="00000000" w:rsidRDefault="00000000" w:rsidRPr="00000000" w14:paraId="00000076">
      <w:pPr>
        <w:spacing w:after="160" w:line="276" w:lineRule="auto"/>
        <w:rPr/>
      </w:pPr>
      <w:ins w:author="Info Vivencia" w:id="50" w:date="2026-06-18T10:15:22Z">
        <w:r w:rsidDel="00000000" w:rsidR="00000000" w:rsidRPr="00000000">
          <w:rPr>
            <w:rtl w:val="0"/>
            <w:rPrChange w:author="Info Vivencia" w:id="51" w:date="2026-06-18T10:15:22Z">
              <w:rPr/>
            </w:rPrChange>
          </w:rPr>
          <w:t xml:space="preserve">Even on this first day, it is worth considering the value of the skill you have just learned.</w:t>
        </w:r>
      </w:ins>
      <w:del w:author="Info Vivencia" w:id="50" w:date="2026-06-18T10:15:22Z">
        <w:r w:rsidDel="00000000" w:rsidR="00000000" w:rsidRPr="00000000">
          <w:rPr>
            <w:rtl w:val="0"/>
            <w:rPrChange w:author="Info Vivencia" w:id="51" w:date="2026-06-18T10:15:22Z">
              <w:rPr/>
            </w:rPrChange>
          </w:rPr>
          <w:delText xml:space="preserve">It is also worth noticing, even on this first day, what the skill you have just used is worth.</w:delText>
        </w:r>
      </w:del>
      <w:r w:rsidDel="00000000" w:rsidR="00000000" w:rsidRPr="00000000">
        <w:rPr>
          <w:rtl w:val="0"/>
        </w:rPr>
        <w:t xml:space="preserve"> Turning a clear description into a working, shareable website in a single afternoon is one of the things small businesses and individuals </w:t>
      </w:r>
      <w:del w:author="Info Vivencia" w:id="52" w:date="2026-06-18T10:16:22Z">
        <w:r w:rsidDel="00000000" w:rsidR="00000000" w:rsidRPr="00000000">
          <w:rPr>
            <w:rtl w:val="0"/>
          </w:rPr>
          <w:delText xml:space="preserve">around you most </w:delText>
        </w:r>
      </w:del>
      <w:r w:rsidDel="00000000" w:rsidR="00000000" w:rsidRPr="00000000">
        <w:rPr>
          <w:rtl w:val="0"/>
        </w:rPr>
        <w:t xml:space="preserve">need</w:t>
      </w:r>
      <w:ins w:author="Info Vivencia" w:id="53" w:date="2026-06-18T10:16:31Z">
        <w:r w:rsidDel="00000000" w:rsidR="00000000" w:rsidRPr="00000000">
          <w:rPr>
            <w:rtl w:val="0"/>
          </w:rPr>
          <w:t xml:space="preserve"> the most</w:t>
        </w:r>
      </w:ins>
      <w:r w:rsidDel="00000000" w:rsidR="00000000" w:rsidRPr="00000000">
        <w:rPr>
          <w:rtl w:val="0"/>
        </w:rPr>
        <w:t xml:space="preserve"> and </w:t>
      </w:r>
      <w:ins w:author="Info Vivencia" w:id="54" w:date="2026-06-18T10:16:59Z">
        <w:r w:rsidDel="00000000" w:rsidR="00000000" w:rsidRPr="00000000">
          <w:rPr>
            <w:rtl w:val="0"/>
          </w:rPr>
          <w:t xml:space="preserve">most willing to pay</w:t>
        </w:r>
      </w:ins>
      <w:del w:author="Info Vivencia" w:id="54" w:date="2026-06-18T10:16:59Z">
        <w:r w:rsidDel="00000000" w:rsidR="00000000" w:rsidRPr="00000000">
          <w:rPr>
            <w:rtl w:val="0"/>
          </w:rPr>
          <w:delText xml:space="preserve">most readily pay</w:delText>
        </w:r>
      </w:del>
      <w:r w:rsidDel="00000000" w:rsidR="00000000" w:rsidRPr="00000000">
        <w:rPr>
          <w:rtl w:val="0"/>
        </w:rPr>
        <w:t xml:space="preserve"> for, precisely because the work that once cost an agency weeks of time and a real fee now takes hours. The gap between how quickly you can now do this and how valuable it remains to someone who cannot do it at all is exactly where the opportunity sits. How to package and sell that capability properly is something the module returns to later; for now, it is enough to recognise that what felt like a learning exercise today is,</w:t>
      </w:r>
      <w:del w:author="Info Vivencia" w:id="55" w:date="2026-06-18T10:17:54Z">
        <w:r w:rsidDel="00000000" w:rsidR="00000000" w:rsidRPr="00000000">
          <w:rPr>
            <w:rtl w:val="0"/>
          </w:rPr>
          <w:delText xml:space="preserve"> in the world outside</w:delText>
        </w:r>
      </w:del>
      <w:r w:rsidDel="00000000" w:rsidR="00000000" w:rsidRPr="00000000">
        <w:rPr>
          <w:rtl w:val="0"/>
        </w:rPr>
        <w:t xml:space="preserve"> </w:t>
      </w:r>
      <w:ins w:author="Info Vivencia" w:id="56" w:date="2026-06-18T10:18:12Z">
        <w:r w:rsidDel="00000000" w:rsidR="00000000" w:rsidRPr="00000000">
          <w:rPr>
            <w:rtl w:val="0"/>
            <w:rPrChange w:author="Info Vivencia" w:id="57" w:date="2026-06-18T10:18:12Z">
              <w:rPr/>
            </w:rPrChange>
          </w:rPr>
          <w:t xml:space="preserve">is a</w:t>
        </w:r>
      </w:ins>
      <w:ins w:author="Info Vivencia" w:id="58" w:date="2026-06-18T10:17:46Z">
        <w:del w:author="Info Vivencia" w:id="56" w:date="2026-06-18T10:18:12Z">
          <w:r w:rsidDel="00000000" w:rsidR="00000000" w:rsidRPr="00000000">
            <w:rPr>
              <w:rtl w:val="0"/>
              <w:rPrChange w:author="Info Vivencia" w:id="57" w:date="2026-06-18T10:18:12Z">
                <w:rPr/>
              </w:rPrChange>
            </w:rPr>
            <w:delText xml:space="preserve">is</w:delText>
          </w:r>
        </w:del>
      </w:ins>
      <w:del w:author="Info Vivencia" w:id="56" w:date="2026-06-18T10:18:12Z">
        <w:r w:rsidDel="00000000" w:rsidR="00000000" w:rsidRPr="00000000">
          <w:rPr>
            <w:rtl w:val="0"/>
            <w:rPrChange w:author="Info Vivencia" w:id="57" w:date="2026-06-18T10:18:12Z">
              <w:rPr/>
            </w:rPrChange>
          </w:rPr>
          <w:delText xml:space="preserve">this session, </w:delText>
        </w:r>
        <w:r w:rsidDel="00000000" w:rsidR="00000000" w:rsidRPr="00000000">
          <w:rPr>
            <w:rtl w:val="0"/>
            <w:rPrChange w:author="Info Vivencia" w:id="57" w:date="2026-06-18T10:18:12Z">
              <w:rPr/>
            </w:rPrChange>
          </w:rPr>
          <w:delText xml:space="preserve">a</w:delText>
        </w:r>
      </w:del>
      <w:r w:rsidDel="00000000" w:rsidR="00000000" w:rsidRPr="00000000">
        <w:rPr>
          <w:rtl w:val="0"/>
        </w:rPr>
        <w:t xml:space="preserve"> genuinely marketable skill</w:t>
      </w:r>
      <w:ins w:author="Info Vivencia" w:id="59" w:date="2026-06-18T10:18:19Z">
        <w:r w:rsidDel="00000000" w:rsidR="00000000" w:rsidRPr="00000000">
          <w:rPr>
            <w:rtl w:val="0"/>
          </w:rPr>
          <w:t xml:space="preserve"> in the </w:t>
        </w:r>
        <w:r w:rsidDel="00000000" w:rsidR="00000000" w:rsidRPr="00000000">
          <w:rPr>
            <w:rtl w:val="0"/>
            <w:rPrChange w:author="Info Vivencia" w:id="60" w:date="2026-06-18T10:18:19Z">
              <w:rPr/>
            </w:rPrChange>
          </w:rPr>
          <w:t xml:space="preserve">outside</w:t>
        </w:r>
        <w:r w:rsidDel="00000000" w:rsidR="00000000" w:rsidRPr="00000000">
          <w:rPr>
            <w:rtl w:val="0"/>
          </w:rPr>
          <w:t xml:space="preserve"> world</w:t>
        </w:r>
      </w:ins>
      <w:r w:rsidDel="00000000" w:rsidR="00000000" w:rsidRPr="00000000">
        <w:rPr>
          <w:rtl w:val="0"/>
        </w:rPr>
        <w:t xml:space="preserve">.</w:t>
      </w:r>
    </w:p>
    <w:p w:rsidR="00000000" w:rsidDel="00000000" w:rsidP="00000000" w:rsidRDefault="00000000" w:rsidRPr="00000000" w14:paraId="00000077">
      <w:pPr>
        <w:pStyle w:val="Heading1"/>
        <w:rPr/>
      </w:pPr>
      <w:r w:rsidDel="00000000" w:rsidR="00000000" w:rsidRPr="00000000">
        <w:rPr>
          <w:rtl w:val="0"/>
        </w:rPr>
        <w:t xml:space="preserve">9.  Practice </w:t>
      </w:r>
    </w:p>
    <w:p w:rsidR="00000000" w:rsidDel="00000000" w:rsidP="00000000" w:rsidRDefault="00000000" w:rsidRPr="00000000" w14:paraId="00000078">
      <w:pPr>
        <w:spacing w:after="160" w:line="276" w:lineRule="auto"/>
        <w:rPr/>
      </w:pPr>
      <w:r w:rsidDel="00000000" w:rsidR="00000000" w:rsidRPr="00000000">
        <w:rPr>
          <w:rtl w:val="0"/>
        </w:rPr>
        <w:t xml:space="preserve">Complete the following tasks on your own using the LMS resources and Lovable. Each task tells you what to do, which tool to use, and what a good result looks like. Do them in order, because each one builds on the last.</w:t>
      </w:r>
    </w:p>
    <w:p w:rsidR="00000000" w:rsidDel="00000000" w:rsidP="00000000" w:rsidRDefault="00000000" w:rsidRPr="00000000" w14:paraId="00000079">
      <w:pPr>
        <w:spacing w:after="160" w:line="276" w:lineRule="auto"/>
        <w:rPr/>
      </w:pPr>
      <w:r w:rsidDel="00000000" w:rsidR="00000000" w:rsidRPr="00000000">
        <w:rPr>
          <w:b w:val="1"/>
          <w:bCs w:val="1"/>
          <w:i w:val="0"/>
          <w:iCs w:val="0"/>
          <w:rtl w:val="0"/>
        </w:rPr>
        <w:t xml:space="preserve">Task 1 — Build a real page of your own.  </w:t>
      </w:r>
      <w:r w:rsidDel="00000000" w:rsidR="00000000" w:rsidRPr="00000000">
        <w:rPr>
          <w:b w:val="0"/>
          <w:bCs w:val="0"/>
          <w:i w:val="0"/>
          <w:iCs w:val="0"/>
          <w:rtl w:val="0"/>
        </w:rPr>
        <w:t xml:space="preserve">Choose one of the three kinds of page from today — an event microsite, a waitlist page for an idea, or a digital-presence page for a real person or small venture — and build it in Lovable from a complete description that names all five layers: purpose and main action, sections, content, look and feel, and audience. A good result is a working first preview that clearly reflects your description rather than a generic guess.</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b w:val="1"/>
          <w:bCs w:val="1"/>
          <w:i w:val="0"/>
          <w:iCs w:val="0"/>
          <w:rtl w:val="0"/>
        </w:rPr>
        <w:t xml:space="preserve">Task 2 — Run the refine loop, one change at a time.  </w:t>
      </w:r>
      <w:r w:rsidDel="00000000" w:rsidR="00000000" w:rsidRPr="00000000">
        <w:rPr>
          <w:b w:val="0"/>
          <w:bCs w:val="0"/>
          <w:i w:val="0"/>
          <w:iCs w:val="0"/>
          <w:rtl w:val="0"/>
        </w:rPr>
        <w:t xml:space="preserve">Refine your page through at least three rounds, changing only one thing in each instruction, and after each round look at the result before deciding the next change. Write down what each change </w:t>
      </w:r>
      <w:ins w:author="Info Vivencia" w:id="61" w:date="2026-06-18T10:19:14Z">
        <w:r w:rsidDel="00000000" w:rsidR="00000000" w:rsidRPr="00000000">
          <w:rPr>
            <w:rtl w:val="0"/>
            <w:rPrChange w:author="Info Vivencia" w:id="62" w:date="2026-06-18T10:19:14Z">
              <w:rPr>
                <w:b w:val="0"/>
                <w:bCs w:val="0"/>
                <w:i w:val="0"/>
                <w:iCs w:val="0"/>
              </w:rPr>
            </w:rPrChange>
          </w:rPr>
          <w:t xml:space="preserve">you made</w:t>
        </w:r>
      </w:ins>
      <w:del w:author="Info Vivencia" w:id="61" w:date="2026-06-18T10:19:14Z">
        <w:r w:rsidDel="00000000" w:rsidR="00000000" w:rsidRPr="00000000">
          <w:rPr>
            <w:rtl w:val="0"/>
            <w:rPrChange w:author="Info Vivencia" w:id="62" w:date="2026-06-18T10:19:14Z">
              <w:rPr>
                <w:b w:val="0"/>
                <w:bCs w:val="0"/>
                <w:i w:val="0"/>
                <w:iCs w:val="0"/>
              </w:rPr>
            </w:rPrChange>
          </w:rPr>
          <w:delText xml:space="preserve">did</w:delText>
        </w:r>
      </w:del>
      <w:r w:rsidDel="00000000" w:rsidR="00000000" w:rsidRPr="00000000">
        <w:rPr>
          <w:b w:val="0"/>
          <w:bCs w:val="0"/>
          <w:i w:val="0"/>
          <w:iCs w:val="0"/>
          <w:rtl w:val="0"/>
        </w:rPr>
        <w:t xml:space="preserve">. A good result is a visibly improved page and a short note showing that you know exactly what each single instruction changed.</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b w:val="1"/>
          <w:bCs w:val="1"/>
          <w:i w:val="0"/>
          <w:iCs w:val="0"/>
          <w:rtl w:val="0"/>
        </w:rPr>
        <w:t xml:space="preserve">Task 3 — Test it like a visitor.  </w:t>
      </w:r>
      <w:r w:rsidDel="00000000" w:rsidR="00000000" w:rsidRPr="00000000">
        <w:rPr>
          <w:b w:val="0"/>
          <w:bCs w:val="0"/>
          <w:i w:val="0"/>
          <w:iCs w:val="0"/>
          <w:rtl w:val="0"/>
        </w:rPr>
        <w:t xml:space="preserve">Use your page the way a real visitor would: click every button and link, fill in and submit any form or tap any contact button, and open the page on a phone as well as a computer. List anything that did not work and fix it through further instructions. A good result is a page where every action genuinely works, confirmed on a phone, not just assumed from how it looks.</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b w:val="1"/>
          <w:bCs w:val="1"/>
          <w:i w:val="0"/>
          <w:iCs w:val="0"/>
          <w:rtl w:val="0"/>
        </w:rPr>
        <w:t xml:space="preserve">Task 4 — Publish it to a live link.  </w:t>
      </w:r>
      <w:r w:rsidDel="00000000" w:rsidR="00000000" w:rsidRPr="00000000">
        <w:rPr>
          <w:b w:val="0"/>
          <w:bCs w:val="0"/>
          <w:i w:val="0"/>
          <w:iCs w:val="0"/>
          <w:rtl w:val="0"/>
        </w:rPr>
        <w:t xml:space="preserve">Use Lovable to publish your page so it becomes a live link on the internet, then open that link on a device you did not build it on. A good result is a working live web address that you could share with someone, opening correctly on a different device.</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fo Vivencia" w:id="0" w:date="2026-06-18T09:51:1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part really necessary??</w:t>
      </w:r>
    </w:p>
  </w:comment>
  <w:comment w:author="Info Vivencia" w:id="1" w:date="2026-06-18T10:02:5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part really necessary??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color w:val="000000"/>
        <w:sz w:val="18"/>
        <w:szCs w:val="18"/>
        <w:rtl w:val="0"/>
      </w:rPr>
      <w:t xml:space="preserve">Internal — Trainers and Program Team Only   |   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right" w:leader="none" w:pos="9026"/>
      </w:tabs>
      <w:rPr/>
    </w:pPr>
    <w:r w:rsidDel="00000000" w:rsidR="00000000" w:rsidRPr="00000000">
      <w:rPr>
        <w:color w:val="000000"/>
        <w:sz w:val="18"/>
        <w:szCs w:val="18"/>
        <w:rtl w:val="0"/>
      </w:rPr>
      <w:t xml:space="preserve">ONROL — AI Generalist Program (Level 1)Day 14 — Introduction to Vibe Coding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