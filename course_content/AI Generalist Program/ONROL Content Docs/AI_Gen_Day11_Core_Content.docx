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280" w:lineRule="auto"/>
        <w:rPr/>
      </w:pPr>
      <w:r w:rsidDel="00000000" w:rsidR="00000000" w:rsidRPr="00000000">
        <w:rPr>
          <w:rFonts w:ascii="Calibri" w:cs="Calibri" w:eastAsia="Calibri" w:hAnsi="Calibri"/>
          <w:b w:val="1"/>
          <w:bCs w:val="1"/>
          <w:color w:val="000000"/>
          <w:sz w:val="30"/>
          <w:szCs w:val="30"/>
          <w:rtl w:val="0"/>
        </w:rPr>
        <w:t xml:space="preserve">1.  Orientation: From One Agent to Many </w:t>
      </w:r>
      <w:r w:rsidDel="00000000" w:rsidR="00000000" w:rsidRPr="00000000">
        <w:rPr>
          <w:rtl w:val="0"/>
        </w:rPr>
      </w:r>
    </w:p>
    <w:p w:rsidR="00000000" w:rsidDel="00000000" w:rsidP="00000000" w:rsidRDefault="00000000" w:rsidRPr="00000000" w14:paraId="00000002">
      <w:pPr>
        <w:spacing w:after="120" w:before="200" w:lineRule="auto"/>
        <w:rPr/>
      </w:pPr>
      <w:r w:rsidDel="00000000" w:rsidR="00000000" w:rsidRPr="00000000">
        <w:rPr>
          <w:rFonts w:ascii="Calibri" w:cs="Calibri" w:eastAsia="Calibri" w:hAnsi="Calibri"/>
          <w:b w:val="1"/>
          <w:bCs w:val="1"/>
          <w:color w:val="000000"/>
          <w:sz w:val="24"/>
          <w:szCs w:val="24"/>
          <w:rtl w:val="0"/>
        </w:rPr>
        <w:t xml:space="preserve">1.1  Where this session sits in the program</w:t>
      </w:r>
      <w:r w:rsidDel="00000000" w:rsidR="00000000" w:rsidRPr="00000000">
        <w:rPr>
          <w:rtl w:val="0"/>
        </w:rPr>
      </w:r>
    </w:p>
    <w:p w:rsidR="00000000" w:rsidDel="00000000" w:rsidP="00000000" w:rsidRDefault="00000000" w:rsidRPr="00000000" w14:paraId="00000003">
      <w:pPr>
        <w:spacing w:after="160" w:line="276" w:lineRule="auto"/>
        <w:rPr/>
      </w:pPr>
      <w:r w:rsidDel="00000000" w:rsidR="00000000" w:rsidRPr="00000000">
        <w:rPr>
          <w:rFonts w:ascii="Calibri" w:cs="Calibri" w:eastAsia="Calibri" w:hAnsi="Calibri"/>
          <w:color w:val="000000"/>
          <w:sz w:val="22"/>
          <w:szCs w:val="22"/>
          <w:rtl w:val="0"/>
        </w:rPr>
        <w:t xml:space="preserve">This is the second day of Module 3, </w:t>
      </w:r>
      <w:ins w:author="Info Vivencia" w:id="0" w:date="2026-06-18T06:35:07Z">
        <w:r w:rsidDel="00000000" w:rsidR="00000000" w:rsidRPr="00000000">
          <w:rPr>
            <w:rtl w:val="0"/>
            <w:rPrChange w:author="Info Vivencia" w:id="1" w:date="2026-06-18T06:35:07Z">
              <w:rPr>
                <w:rFonts w:ascii="Calibri" w:cs="Calibri" w:eastAsia="Calibri" w:hAnsi="Calibri"/>
                <w:color w:val="000000"/>
                <w:sz w:val="22"/>
                <w:szCs w:val="22"/>
              </w:rPr>
            </w:rPrChange>
          </w:rPr>
          <w:t xml:space="preserve">and it directly builds on what came before</w:t>
        </w:r>
      </w:ins>
      <w:del w:author="Info Vivencia" w:id="0" w:date="2026-06-18T06:35:07Z">
        <w:r w:rsidDel="00000000" w:rsidR="00000000" w:rsidRPr="00000000">
          <w:rPr>
            <w:rtl w:val="0"/>
            <w:rPrChange w:author="Info Vivencia" w:id="1" w:date="2026-06-18T06:35:07Z">
              <w:rPr>
                <w:rFonts w:ascii="Calibri" w:cs="Calibri" w:eastAsia="Calibri" w:hAnsi="Calibri"/>
                <w:color w:val="000000"/>
                <w:sz w:val="22"/>
                <w:szCs w:val="22"/>
              </w:rPr>
            </w:rPrChange>
          </w:rPr>
          <w:delText xml:space="preserve">and it builds directly on the one before it</w:delText>
        </w:r>
      </w:del>
      <w:r w:rsidDel="00000000" w:rsidR="00000000" w:rsidRPr="00000000">
        <w:rPr>
          <w:rFonts w:ascii="Calibri" w:cs="Calibri" w:eastAsia="Calibri" w:hAnsi="Calibri"/>
          <w:color w:val="000000"/>
          <w:sz w:val="22"/>
          <w:szCs w:val="22"/>
          <w:rtl w:val="0"/>
        </w:rPr>
        <w:t xml:space="preserve">. On Day 10 you learned what an AI agent is: something you set up once with a goal and a role, </w:t>
      </w:r>
      <w:ins w:author="Info Vivencia" w:id="2" w:date="2026-06-18T06:35:29Z">
        <w:r w:rsidDel="00000000" w:rsidR="00000000" w:rsidRPr="00000000">
          <w:rPr>
            <w:rtl w:val="0"/>
            <w:rPrChange w:author="Info Vivencia" w:id="3" w:date="2026-06-18T06:35:29Z">
              <w:rPr>
                <w:rFonts w:ascii="Calibri" w:cs="Calibri" w:eastAsia="Calibri" w:hAnsi="Calibri"/>
                <w:color w:val="000000"/>
                <w:sz w:val="22"/>
                <w:szCs w:val="22"/>
              </w:rPr>
            </w:rPrChange>
          </w:rPr>
          <w:t xml:space="preserve">it</w:t>
        </w:r>
      </w:ins>
      <w:del w:author="Info Vivencia" w:id="2" w:date="2026-06-18T06:35:29Z">
        <w:r w:rsidDel="00000000" w:rsidR="00000000" w:rsidRPr="00000000">
          <w:rPr>
            <w:rtl w:val="0"/>
            <w:rPrChange w:author="Info Vivencia" w:id="3" w:date="2026-06-18T06:35:29Z">
              <w:rPr>
                <w:rFonts w:ascii="Calibri" w:cs="Calibri" w:eastAsia="Calibri" w:hAnsi="Calibri"/>
                <w:color w:val="000000"/>
                <w:sz w:val="22"/>
                <w:szCs w:val="22"/>
              </w:rPr>
            </w:rPrChange>
          </w:rPr>
          <w:delText xml:space="preserve">which</w:delText>
        </w:r>
      </w:del>
      <w:r w:rsidDel="00000000" w:rsidR="00000000" w:rsidRPr="00000000">
        <w:rPr>
          <w:rFonts w:ascii="Calibri" w:cs="Calibri" w:eastAsia="Calibri" w:hAnsi="Calibri"/>
          <w:color w:val="000000"/>
          <w:sz w:val="22"/>
          <w:szCs w:val="22"/>
          <w:rtl w:val="0"/>
        </w:rPr>
        <w:t xml:space="preserve"> then works toward</w:t>
      </w:r>
      <w:ins w:author="Info Vivencia" w:id="4" w:date="2026-06-18T06:35:36Z">
        <w:r w:rsidDel="00000000" w:rsidR="00000000" w:rsidRPr="00000000">
          <w:rPr>
            <w:rFonts w:ascii="Calibri" w:cs="Calibri" w:eastAsia="Calibri" w:hAnsi="Calibri"/>
            <w:color w:val="000000"/>
            <w:sz w:val="22"/>
            <w:szCs w:val="22"/>
            <w:rtl w:val="0"/>
          </w:rPr>
          <w:t xml:space="preserve">s</w:t>
        </w:r>
      </w:ins>
      <w:r w:rsidDel="00000000" w:rsidR="00000000" w:rsidRPr="00000000">
        <w:rPr>
          <w:rFonts w:ascii="Calibri" w:cs="Calibri" w:eastAsia="Calibri" w:hAnsi="Calibri"/>
          <w:color w:val="000000"/>
          <w:sz w:val="22"/>
          <w:szCs w:val="22"/>
          <w:rtl w:val="0"/>
        </w:rPr>
        <w:t xml:space="preserve"> that goal by deciding its own steps within the boundaries you gave it. You learned the four parts every agent is built from and the loop it runs through as it works, and you built a single agent of your own</w:t>
      </w:r>
      <w:ins w:author="Info Vivencia" w:id="5" w:date="2026-06-18T06:36:34Z">
        <w:r w:rsidDel="00000000" w:rsidR="00000000" w:rsidRPr="00000000">
          <w:rPr>
            <w:rtl w:val="0"/>
            <w:rPrChange w:author="Info Vivencia" w:id="6" w:date="2026-06-18T06:36:34Z">
              <w:rPr>
                <w:rFonts w:ascii="Calibri" w:cs="Calibri" w:eastAsia="Calibri" w:hAnsi="Calibri"/>
                <w:color w:val="000000"/>
                <w:sz w:val="22"/>
                <w:szCs w:val="22"/>
              </w:rPr>
            </w:rPrChange>
          </w:rPr>
          <w:t xml:space="preserve">:</w:t>
        </w:r>
      </w:ins>
      <w:del w:author="Info Vivencia" w:id="5" w:date="2026-06-18T06:36:34Z">
        <w:r w:rsidDel="00000000" w:rsidR="00000000" w:rsidRPr="00000000">
          <w:rPr>
            <w:rtl w:val="0"/>
            <w:rPrChange w:author="Info Vivencia" w:id="6" w:date="2026-06-18T06:36:34Z">
              <w:rPr>
                <w:rFonts w:ascii="Calibri" w:cs="Calibri" w:eastAsia="Calibri" w:hAnsi="Calibri"/>
                <w:color w:val="000000"/>
                <w:sz w:val="22"/>
                <w:szCs w:val="22"/>
              </w:rPr>
            </w:rPrChange>
          </w:rPr>
          <w:delText xml:space="preserve"> —</w:delText>
        </w:r>
      </w:del>
      <w:r w:rsidDel="00000000" w:rsidR="00000000" w:rsidRPr="00000000">
        <w:rPr>
          <w:rFonts w:ascii="Calibri" w:cs="Calibri" w:eastAsia="Calibri" w:hAnsi="Calibri"/>
          <w:color w:val="000000"/>
          <w:sz w:val="22"/>
          <w:szCs w:val="22"/>
          <w:rtl w:val="0"/>
        </w:rPr>
        <w:t xml:space="preserve"> a support assistant that handled the steady stream of ordinary questions a small business receives, while passing the unusual ones to a person. If any of that is unclear, it is worth returning to the Day 10 material before going further</w:t>
      </w:r>
      <w:ins w:author="Info Vivencia" w:id="7" w:date="2026-06-18T06:36:56Z">
        <w:r w:rsidDel="00000000" w:rsidR="00000000" w:rsidRPr="00000000">
          <w:rPr>
            <w:rtl w:val="0"/>
            <w:rPrChange w:author="Info Vivencia" w:id="8" w:date="2026-06-18T06:36:56Z">
              <w:rPr>
                <w:rFonts w:ascii="Calibri" w:cs="Calibri" w:eastAsia="Calibri" w:hAnsi="Calibri"/>
                <w:color w:val="000000"/>
                <w:sz w:val="22"/>
                <w:szCs w:val="22"/>
              </w:rPr>
            </w:rPrChange>
          </w:rPr>
          <w:t xml:space="preserve">.</w:t>
        </w:r>
      </w:ins>
      <w:del w:author="Info Vivencia" w:id="7" w:date="2026-06-18T06:36:56Z">
        <w:r w:rsidDel="00000000" w:rsidR="00000000" w:rsidRPr="00000000">
          <w:rPr>
            <w:rFonts w:ascii="Calibri" w:cs="Calibri" w:eastAsia="Calibri" w:hAnsi="Calibri"/>
            <w:color w:val="000000"/>
            <w:sz w:val="22"/>
            <w:szCs w:val="22"/>
            <w:rtl w:val="0"/>
          </w:rPr>
          <w:delText xml:space="preserve">, because today assumes it.</w:delText>
        </w:r>
      </w:del>
      <w:r w:rsidDel="00000000" w:rsidR="00000000" w:rsidRPr="00000000">
        <w:rPr>
          <w:rtl w:val="0"/>
        </w:rPr>
      </w:r>
    </w:p>
    <w:p w:rsidR="00000000" w:rsidDel="00000000" w:rsidP="00000000" w:rsidRDefault="00000000" w:rsidRPr="00000000" w14:paraId="00000004">
      <w:pPr>
        <w:spacing w:after="160" w:line="276" w:lineRule="auto"/>
        <w:rPr/>
      </w:pPr>
      <w:r w:rsidDel="00000000" w:rsidR="00000000" w:rsidRPr="00000000">
        <w:rPr>
          <w:rFonts w:ascii="Calibri" w:cs="Calibri" w:eastAsia="Calibri" w:hAnsi="Calibri"/>
          <w:color w:val="000000"/>
          <w:sz w:val="22"/>
          <w:szCs w:val="22"/>
          <w:rtl w:val="0"/>
        </w:rPr>
        <w:t xml:space="preserve">Day 10 closed by pointing ahead to exactly where today begins</w:t>
      </w:r>
      <w:ins w:author="Info Vivencia" w:id="9" w:date="2026-06-18T06:39:08Z">
        <w:r w:rsidDel="00000000" w:rsidR="00000000" w:rsidRPr="00000000">
          <w:rPr>
            <w:rtl w:val="0"/>
            <w:rPrChange w:author="Info Vivencia" w:id="10" w:date="2026-06-18T06:39:08Z">
              <w:rPr>
                <w:rFonts w:ascii="Calibri" w:cs="Calibri" w:eastAsia="Calibri" w:hAnsi="Calibri"/>
                <w:color w:val="000000"/>
                <w:sz w:val="22"/>
                <w:szCs w:val="22"/>
              </w:rPr>
            </w:rPrChange>
          </w:rPr>
          <w:t xml:space="preserve">"A single agent works well when there's only one job to do.</w:t>
        </w:r>
      </w:ins>
      <w:del w:author="Info Vivencia" w:id="9" w:date="2026-06-18T06:39:08Z">
        <w:r w:rsidDel="00000000" w:rsidR="00000000" w:rsidRPr="00000000">
          <w:rPr>
            <w:rtl w:val="0"/>
            <w:rPrChange w:author="Info Vivencia" w:id="10" w:date="2026-06-18T06:39:08Z">
              <w:rPr>
                <w:rFonts w:ascii="Calibri" w:cs="Calibri" w:eastAsia="Calibri" w:hAnsi="Calibri"/>
                <w:color w:val="000000"/>
                <w:sz w:val="22"/>
                <w:szCs w:val="22"/>
              </w:rPr>
            </w:rPrChange>
          </w:rPr>
          <w:delText xml:space="preserve">. A single agent is a fine thing when the job is one job</w:delText>
        </w:r>
      </w:del>
      <w:r w:rsidDel="00000000" w:rsidR="00000000" w:rsidRPr="00000000">
        <w:rPr>
          <w:rFonts w:ascii="Calibri" w:cs="Calibri" w:eastAsia="Calibri" w:hAnsi="Calibri"/>
          <w:color w:val="000000"/>
          <w:sz w:val="22"/>
          <w:szCs w:val="22"/>
          <w:rtl w:val="0"/>
        </w:rPr>
        <w:t xml:space="preserve">. But a great deal of real work is not one job; it is several jobs joined together, each needing a different kind of attention. Writing a good article, for instance, is not a single task</w:t>
      </w:r>
      <w:ins w:author="Info Vivencia" w:id="11" w:date="2026-06-18T06:39:45Z">
        <w:r w:rsidDel="00000000" w:rsidR="00000000" w:rsidRPr="00000000">
          <w:rPr>
            <w:rtl w:val="0"/>
            <w:rPrChange w:author="Info Vivencia" w:id="12" w:date="2026-06-18T06:39:45Z">
              <w:rPr>
                <w:rFonts w:ascii="Calibri" w:cs="Calibri" w:eastAsia="Calibri" w:hAnsi="Calibri"/>
                <w:color w:val="000000"/>
                <w:sz w:val="22"/>
                <w:szCs w:val="22"/>
              </w:rPr>
            </w:rPrChange>
          </w:rPr>
          <w:t xml:space="preserve">:</w:t>
        </w:r>
      </w:ins>
      <w:del w:author="Info Vivencia" w:id="11" w:date="2026-06-18T06:39:45Z">
        <w:r w:rsidDel="00000000" w:rsidR="00000000" w:rsidRPr="00000000">
          <w:rPr>
            <w:rFonts w:ascii="Calibri" w:cs="Calibri" w:eastAsia="Calibri" w:hAnsi="Calibri"/>
            <w:color w:val="000000"/>
            <w:sz w:val="22"/>
            <w:szCs w:val="22"/>
            <w:rtl w:val="0"/>
          </w:rPr>
          <w:delText xml:space="preserve"> —</w:delText>
        </w:r>
      </w:del>
      <w:r w:rsidDel="00000000" w:rsidR="00000000" w:rsidRPr="00000000">
        <w:rPr>
          <w:rFonts w:ascii="Calibri" w:cs="Calibri" w:eastAsia="Calibri" w:hAnsi="Calibri"/>
          <w:color w:val="000000"/>
          <w:sz w:val="22"/>
          <w:szCs w:val="22"/>
          <w:rtl w:val="0"/>
        </w:rPr>
        <w:t xml:space="preserve"> it is research, then writing, then editing, three quite different skills. </w:t>
      </w:r>
      <w:ins w:author="Info Vivencia" w:id="13" w:date="2026-06-18T06:40:50Z">
        <w:r w:rsidDel="00000000" w:rsidR="00000000" w:rsidRPr="00000000">
          <w:rPr>
            <w:rtl w:val="0"/>
            <w:rPrChange w:author="Info Vivencia" w:id="14" w:date="2026-06-18T06:40:50Z">
              <w:rPr>
                <w:rFonts w:ascii="Calibri" w:cs="Calibri" w:eastAsia="Calibri" w:hAnsi="Calibri"/>
                <w:color w:val="000000"/>
                <w:sz w:val="22"/>
                <w:szCs w:val="22"/>
              </w:rPr>
            </w:rPrChange>
          </w:rPr>
          <w:t xml:space="preserve">Today's focus is on what to do when a job grows larger or more varied than a single agent can manage. </w:t>
        </w:r>
      </w:ins>
      <w:del w:author="Info Vivencia" w:id="13" w:date="2026-06-18T06:40:50Z">
        <w:r w:rsidDel="00000000" w:rsidR="00000000" w:rsidRPr="00000000">
          <w:rPr>
            <w:rtl w:val="0"/>
            <w:rPrChange w:author="Info Vivencia" w:id="14" w:date="2026-06-18T06:40:50Z">
              <w:rPr>
                <w:rFonts w:ascii="Calibri" w:cs="Calibri" w:eastAsia="Calibri" w:hAnsi="Calibri"/>
                <w:color w:val="000000"/>
                <w:sz w:val="22"/>
                <w:szCs w:val="22"/>
              </w:rPr>
            </w:rPrChange>
          </w:rPr>
          <w:delText xml:space="preserve">Today is about what you do when a job is larger or more varied than one agent can handle well</w:delText>
        </w:r>
      </w:del>
      <w:r w:rsidDel="00000000" w:rsidR="00000000" w:rsidRPr="00000000">
        <w:rPr>
          <w:rFonts w:ascii="Calibri" w:cs="Calibri" w:eastAsia="Calibri" w:hAnsi="Calibri"/>
          <w:color w:val="000000"/>
          <w:sz w:val="22"/>
          <w:szCs w:val="22"/>
          <w:rtl w:val="0"/>
        </w:rPr>
        <w:t xml:space="preserve">: you stop asking one agent to do everything, and </w:t>
      </w:r>
      <w:ins w:author="Info Vivencia" w:id="15" w:date="2026-06-18T06:41:44Z">
        <w:r w:rsidDel="00000000" w:rsidR="00000000" w:rsidRPr="00000000">
          <w:rPr>
            <w:rtl w:val="0"/>
            <w:rPrChange w:author="Info Vivencia" w:id="16" w:date="2026-06-18T06:41:44Z">
              <w:rPr>
                <w:rFonts w:ascii="Calibri" w:cs="Calibri" w:eastAsia="Calibri" w:hAnsi="Calibri"/>
                <w:color w:val="000000"/>
                <w:sz w:val="22"/>
                <w:szCs w:val="22"/>
              </w:rPr>
            </w:rPrChange>
          </w:rPr>
          <w:t xml:space="preserve">you assign each part of the work to the agent that is best suited for it</w:t>
        </w:r>
      </w:ins>
      <w:del w:author="Info Vivencia" w:id="15" w:date="2026-06-18T06:41:44Z">
        <w:r w:rsidDel="00000000" w:rsidR="00000000" w:rsidRPr="00000000">
          <w:rPr>
            <w:rtl w:val="0"/>
            <w:rPrChange w:author="Info Vivencia" w:id="16" w:date="2026-06-18T06:41:44Z">
              <w:rPr>
                <w:rFonts w:ascii="Calibri" w:cs="Calibri" w:eastAsia="Calibri" w:hAnsi="Calibri"/>
                <w:color w:val="000000"/>
                <w:sz w:val="22"/>
                <w:szCs w:val="22"/>
              </w:rPr>
            </w:rPrChange>
          </w:rPr>
          <w:delText xml:space="preserve">you give each part of the work to an agent suited to it.</w:delText>
        </w:r>
      </w:del>
      <w:ins w:author="Info Vivencia" w:id="15" w:date="2026-06-18T06:41:44Z">
        <w:del w:author="Info Vivencia" w:id="15" w:date="2026-06-18T06:41:44Z">
          <w:r w:rsidDel="00000000" w:rsidR="00000000" w:rsidRPr="00000000">
            <w:rPr>
              <w:rtl w:val="0"/>
              <w:rPrChange w:author="Info Vivencia" w:id="16" w:date="2026-06-18T06:41:44Z">
                <w:rPr>
                  <w:rFonts w:ascii="Calibri" w:cs="Calibri" w:eastAsia="Calibri" w:hAnsi="Calibri"/>
                  <w:color w:val="000000"/>
                  <w:sz w:val="22"/>
                  <w:szCs w:val="22"/>
                </w:rPr>
              </w:rPrChange>
            </w:rPr>
            <w:delText xml:space="preserve"> </w:delText>
          </w:r>
        </w:del>
      </w:ins>
      <w:del w:author="Info Vivencia" w:id="15" w:date="2026-06-18T06:41:44Z">
        <w:r w:rsidDel="00000000" w:rsidR="00000000" w:rsidRPr="00000000">
          <w:rPr>
            <w:rtl w:val="0"/>
            <w:rPrChange w:author="Info Vivencia" w:id="16" w:date="2026-06-18T06:41:44Z">
              <w:rPr>
                <w:rFonts w:ascii="Calibri" w:cs="Calibri" w:eastAsia="Calibri" w:hAnsi="Calibri"/>
                <w:color w:val="000000"/>
                <w:sz w:val="22"/>
                <w:szCs w:val="22"/>
              </w:rPr>
            </w:rPrChange>
          </w:rPr>
          <w:delText xml:space="preserve"> </w:delText>
        </w:r>
      </w:del>
      <w:ins w:author="Info Vivencia" w:id="17" w:date="2026-06-18T06:47:11Z">
        <w:r w:rsidDel="00000000" w:rsidR="00000000" w:rsidRPr="00000000">
          <w:rPr>
            <w:rtl w:val="0"/>
            <w:rPrChange w:author="Info Vivencia" w:id="16" w:date="2026-06-18T06:41:44Z">
              <w:rPr>
                <w:rFonts w:ascii="Calibri" w:cs="Calibri" w:eastAsia="Calibri" w:hAnsi="Calibri"/>
                <w:color w:val="000000"/>
                <w:sz w:val="22"/>
                <w:szCs w:val="22"/>
              </w:rPr>
            </w:rPrChange>
          </w:rPr>
          <w:t xml:space="preserve"> </w:t>
        </w:r>
        <w:r w:rsidDel="00000000" w:rsidR="00000000" w:rsidRPr="00000000">
          <w:rPr>
            <w:rtl w:val="0"/>
            <w:rPrChange w:author="Info Vivencia" w:id="18" w:date="2026-06-18T06:47:11Z">
              <w:rPr>
                <w:rFonts w:ascii="Calibri" w:cs="Calibri" w:eastAsia="Calibri" w:hAnsi="Calibri"/>
                <w:color w:val="000000"/>
                <w:sz w:val="22"/>
                <w:szCs w:val="22"/>
              </w:rPr>
            </w:rPrChange>
          </w:rPr>
          <w:t xml:space="preserve">"That's what this entire session is about</w:t>
        </w:r>
        <w:del w:author="Info Vivencia" w:id="17" w:date="2026-06-18T06:47:11Z">
          <w:r w:rsidDel="00000000" w:rsidR="00000000" w:rsidRPr="00000000">
            <w:rPr>
              <w:rtl w:val="0"/>
              <w:rPrChange w:author="Info Vivencia" w:id="18" w:date="2026-06-18T06:47:11Z">
                <w:rPr>
                  <w:rFonts w:ascii="Calibri" w:cs="Calibri" w:eastAsia="Calibri" w:hAnsi="Calibri"/>
                  <w:color w:val="000000"/>
                  <w:sz w:val="22"/>
                  <w:szCs w:val="22"/>
                </w:rPr>
              </w:rPrChange>
            </w:rPr>
            <w:delText xml:space="preserve"> </w:delText>
          </w:r>
        </w:del>
      </w:ins>
      <w:del w:author="Info Vivencia" w:id="17" w:date="2026-06-18T06:47:11Z">
        <w:r w:rsidDel="00000000" w:rsidR="00000000" w:rsidRPr="00000000">
          <w:rPr>
            <w:rFonts w:ascii="Calibri" w:cs="Calibri" w:eastAsia="Calibri" w:hAnsi="Calibri"/>
            <w:color w:val="000000"/>
            <w:sz w:val="22"/>
            <w:szCs w:val="22"/>
            <w:rtl w:val="0"/>
          </w:rPr>
          <w:delText xml:space="preserve">That is the whole movement of this session</w:delText>
        </w:r>
      </w:del>
      <w:r w:rsidDel="00000000" w:rsidR="00000000" w:rsidRPr="00000000">
        <w:rPr>
          <w:rFonts w:ascii="Calibri" w:cs="Calibri" w:eastAsia="Calibri" w:hAnsi="Calibri"/>
          <w:color w:val="000000"/>
          <w:sz w:val="22"/>
          <w:szCs w:val="22"/>
          <w:rtl w:val="0"/>
        </w:rPr>
        <w:t xml:space="preserve">, from one agent working alone to several working together.</w:t>
      </w:r>
      <w:r w:rsidDel="00000000" w:rsidR="00000000" w:rsidRPr="00000000">
        <w:rPr>
          <w:rtl w:val="0"/>
        </w:rPr>
      </w:r>
    </w:p>
    <w:p w:rsidR="00000000" w:rsidDel="00000000" w:rsidP="00000000" w:rsidRDefault="00000000" w:rsidRPr="00000000" w14:paraId="00000005">
      <w:pPr>
        <w:spacing w:after="120" w:before="200" w:lineRule="auto"/>
        <w:rPr/>
      </w:pPr>
      <w:r w:rsidDel="00000000" w:rsidR="00000000" w:rsidRPr="00000000">
        <w:rPr>
          <w:rFonts w:ascii="Calibri" w:cs="Calibri" w:eastAsia="Calibri" w:hAnsi="Calibri"/>
          <w:b w:val="1"/>
          <w:bCs w:val="1"/>
          <w:color w:val="000000"/>
          <w:sz w:val="24"/>
          <w:szCs w:val="24"/>
          <w:rtl w:val="0"/>
        </w:rPr>
        <w:t xml:space="preserve">1.2  Why a single agent eventually runs out of room</w:t>
      </w:r>
      <w:r w:rsidDel="00000000" w:rsidR="00000000" w:rsidRPr="00000000">
        <w:rPr>
          <w:rtl w:val="0"/>
        </w:rPr>
      </w:r>
    </w:p>
    <w:p w:rsidR="00000000" w:rsidDel="00000000" w:rsidP="00000000" w:rsidRDefault="00000000" w:rsidRPr="00000000" w14:paraId="00000006">
      <w:pPr>
        <w:spacing w:after="160" w:line="276" w:lineRule="auto"/>
        <w:rPr/>
      </w:pPr>
      <w:r w:rsidDel="00000000" w:rsidR="00000000" w:rsidRPr="00000000">
        <w:rPr>
          <w:rFonts w:ascii="Calibri" w:cs="Calibri" w:eastAsia="Calibri" w:hAnsi="Calibri"/>
          <w:color w:val="000000"/>
          <w:sz w:val="22"/>
          <w:szCs w:val="22"/>
          <w:rtl w:val="0"/>
        </w:rPr>
        <w:t xml:space="preserve">It is worth being precise about why a single agent struggles </w:t>
      </w:r>
      <w:ins w:author="Info Vivencia" w:id="19" w:date="2026-06-18T06:48:17Z">
        <w:r w:rsidDel="00000000" w:rsidR="00000000" w:rsidRPr="00000000">
          <w:rPr>
            <w:rFonts w:ascii="Calibri" w:cs="Calibri" w:eastAsia="Calibri" w:hAnsi="Calibri"/>
            <w:color w:val="000000"/>
            <w:sz w:val="22"/>
            <w:szCs w:val="22"/>
            <w:rtl w:val="0"/>
          </w:rPr>
          <w:t xml:space="preserve">when </w:t>
        </w:r>
        <w:r w:rsidDel="00000000" w:rsidR="00000000" w:rsidRPr="00000000">
          <w:rPr>
            <w:rtl w:val="0"/>
            <w:rPrChange w:author="Info Vivencia" w:id="20" w:date="2026-06-18T06:48:17Z">
              <w:rPr>
                <w:rFonts w:ascii="Calibri" w:cs="Calibri" w:eastAsia="Calibri" w:hAnsi="Calibri"/>
                <w:color w:val="000000"/>
                <w:sz w:val="22"/>
                <w:szCs w:val="22"/>
              </w:rPr>
            </w:rPrChange>
          </w:rPr>
          <w:t xml:space="preserve">a</w:t>
        </w:r>
        <w:del w:author="Info Vivencia" w:id="19" w:date="2026-06-18T06:48:17Z">
          <w:r w:rsidDel="00000000" w:rsidR="00000000" w:rsidRPr="00000000">
            <w:rPr>
              <w:rtl w:val="0"/>
              <w:rPrChange w:author="Info Vivencia" w:id="20" w:date="2026-06-18T06:48:17Z">
                <w:rPr>
                  <w:rFonts w:ascii="Calibri" w:cs="Calibri" w:eastAsia="Calibri" w:hAnsi="Calibri"/>
                  <w:color w:val="000000"/>
                  <w:sz w:val="22"/>
                  <w:szCs w:val="22"/>
                </w:rPr>
              </w:rPrChange>
            </w:rPr>
            <w:delText xml:space="preserve">a </w:delText>
          </w:r>
        </w:del>
      </w:ins>
      <w:del w:author="Info Vivencia" w:id="19" w:date="2026-06-18T06:48:17Z">
        <w:r w:rsidDel="00000000" w:rsidR="00000000" w:rsidRPr="00000000">
          <w:rPr>
            <w:rtl w:val="0"/>
            <w:rPrChange w:author="Info Vivencia" w:id="20" w:date="2026-06-18T06:48:17Z">
              <w:rPr>
                <w:rFonts w:ascii="Calibri" w:cs="Calibri" w:eastAsia="Calibri" w:hAnsi="Calibri"/>
                <w:color w:val="000000"/>
                <w:sz w:val="22"/>
                <w:szCs w:val="22"/>
              </w:rPr>
            </w:rPrChange>
          </w:rPr>
          <w:delText xml:space="preserve">once a</w:delText>
        </w:r>
      </w:del>
      <w:r w:rsidDel="00000000" w:rsidR="00000000" w:rsidRPr="00000000">
        <w:rPr>
          <w:rFonts w:ascii="Calibri" w:cs="Calibri" w:eastAsia="Calibri" w:hAnsi="Calibri"/>
          <w:color w:val="000000"/>
          <w:sz w:val="22"/>
          <w:szCs w:val="22"/>
          <w:rtl w:val="0"/>
        </w:rPr>
        <w:t xml:space="preserve"> job has several distinct parts, because</w:t>
      </w:r>
      <w:ins w:author="Info Vivencia" w:id="21" w:date="2026-06-18T06:51:12Z">
        <w:r w:rsidDel="00000000" w:rsidR="00000000" w:rsidRPr="00000000">
          <w:rPr>
            <w:rtl w:val="0"/>
            <w:rPrChange w:author="Info Vivencia" w:id="22" w:date="2026-06-18T06:51:12Z">
              <w:rPr>
                <w:rFonts w:ascii="Calibri" w:cs="Calibri" w:eastAsia="Calibri" w:hAnsi="Calibri"/>
                <w:color w:val="000000"/>
                <w:sz w:val="22"/>
                <w:szCs w:val="22"/>
              </w:rPr>
            </w:rPrChange>
          </w:rPr>
          <w:t xml:space="preserve">"it's the same reason why workplaces split different roles among different people</w:t>
        </w:r>
      </w:ins>
      <w:del w:author="Info Vivencia" w:id="21" w:date="2026-06-18T06:51:12Z">
        <w:r w:rsidDel="00000000" w:rsidR="00000000" w:rsidRPr="00000000">
          <w:rPr>
            <w:rtl w:val="0"/>
            <w:rPrChange w:author="Info Vivencia" w:id="22" w:date="2026-06-18T06:51:12Z">
              <w:rPr>
                <w:rFonts w:ascii="Calibri" w:cs="Calibri" w:eastAsia="Calibri" w:hAnsi="Calibri"/>
                <w:color w:val="000000"/>
                <w:sz w:val="22"/>
                <w:szCs w:val="22"/>
              </w:rPr>
            </w:rPrChange>
          </w:rPr>
          <w:delText xml:space="preserve"> the reason is the same one that explains why workplaces give different roles to different people</w:delText>
        </w:r>
      </w:del>
      <w:r w:rsidDel="00000000" w:rsidR="00000000" w:rsidRPr="00000000">
        <w:rPr>
          <w:rFonts w:ascii="Calibri" w:cs="Calibri" w:eastAsia="Calibri" w:hAnsi="Calibri"/>
          <w:color w:val="000000"/>
          <w:sz w:val="22"/>
          <w:szCs w:val="22"/>
          <w:rtl w:val="0"/>
        </w:rPr>
        <w:t xml:space="preserve">. When you give one agent a brief that asks it to research a topic thoroughly, then write a polished article from that research, then edit that article to a high standard, you are </w:t>
      </w:r>
      <w:ins w:author="Info Vivencia" w:id="23" w:date="2026-06-18T06:51:36Z">
        <w:r w:rsidDel="00000000" w:rsidR="00000000" w:rsidRPr="00000000">
          <w:rPr>
            <w:rtl w:val="0"/>
            <w:rPrChange w:author="Info Vivencia" w:id="24" w:date="2026-06-18T06:51:36Z">
              <w:rPr>
                <w:rFonts w:ascii="Calibri" w:cs="Calibri" w:eastAsia="Calibri" w:hAnsi="Calibri"/>
                <w:color w:val="000000"/>
                <w:sz w:val="22"/>
                <w:szCs w:val="22"/>
              </w:rPr>
            </w:rPrChange>
          </w:rPr>
          <w:t xml:space="preserve">asking for one</w:t>
        </w:r>
      </w:ins>
      <w:del w:author="Info Vivencia" w:id="23" w:date="2026-06-18T06:51:36Z">
        <w:r w:rsidDel="00000000" w:rsidR="00000000" w:rsidRPr="00000000">
          <w:rPr>
            <w:rtl w:val="0"/>
            <w:rPrChange w:author="Info Vivencia" w:id="24" w:date="2026-06-18T06:51:36Z">
              <w:rPr>
                <w:rFonts w:ascii="Calibri" w:cs="Calibri" w:eastAsia="Calibri" w:hAnsi="Calibri"/>
                <w:color w:val="000000"/>
                <w:sz w:val="22"/>
                <w:szCs w:val="22"/>
              </w:rPr>
            </w:rPrChange>
          </w:rPr>
          <w:delText xml:space="preserve">asking one</w:delText>
        </w:r>
      </w:del>
      <w:r w:rsidDel="00000000" w:rsidR="00000000" w:rsidRPr="00000000">
        <w:rPr>
          <w:rFonts w:ascii="Calibri" w:cs="Calibri" w:eastAsia="Calibri" w:hAnsi="Calibri"/>
          <w:color w:val="000000"/>
          <w:sz w:val="22"/>
          <w:szCs w:val="22"/>
          <w:rtl w:val="0"/>
        </w:rPr>
        <w:t xml:space="preserve"> set of instructions to </w:t>
      </w:r>
      <w:ins w:author="Info Vivencia" w:id="25" w:date="2026-06-18T06:51:29Z">
        <w:r w:rsidDel="00000000" w:rsidR="00000000" w:rsidRPr="00000000">
          <w:rPr>
            <w:rtl w:val="0"/>
            <w:rPrChange w:author="Info Vivencia" w:id="26" w:date="2026-06-18T06:51:29Z">
              <w:rPr>
                <w:rFonts w:ascii="Calibri" w:cs="Calibri" w:eastAsia="Calibri" w:hAnsi="Calibri"/>
                <w:color w:val="000000"/>
                <w:sz w:val="22"/>
                <w:szCs w:val="22"/>
              </w:rPr>
            </w:rPrChange>
          </w:rPr>
          <w:t xml:space="preserve">handle</w:t>
        </w:r>
      </w:ins>
      <w:del w:author="Info Vivencia" w:id="25" w:date="2026-06-18T06:51:29Z">
        <w:r w:rsidDel="00000000" w:rsidR="00000000" w:rsidRPr="00000000">
          <w:rPr>
            <w:rtl w:val="0"/>
            <w:rPrChange w:author="Info Vivencia" w:id="26" w:date="2026-06-18T06:51:29Z">
              <w:rPr>
                <w:rFonts w:ascii="Calibri" w:cs="Calibri" w:eastAsia="Calibri" w:hAnsi="Calibri"/>
                <w:color w:val="000000"/>
                <w:sz w:val="22"/>
                <w:szCs w:val="22"/>
              </w:rPr>
            </w:rPrChange>
          </w:rPr>
          <w:delText xml:space="preserve">hold</w:delText>
        </w:r>
      </w:del>
      <w:r w:rsidDel="00000000" w:rsidR="00000000" w:rsidRPr="00000000">
        <w:rPr>
          <w:rFonts w:ascii="Calibri" w:cs="Calibri" w:eastAsia="Calibri" w:hAnsi="Calibri"/>
          <w:color w:val="000000"/>
          <w:sz w:val="22"/>
          <w:szCs w:val="22"/>
          <w:rtl w:val="0"/>
        </w:rPr>
        <w:t xml:space="preserve"> three different jobs at once. Each of those jobs wants a different posture: research wants breadth and care, writing wants flow and voice, and editing wants a sharp, critical eye that is willing to cut. A single brief that tries to be all three at once tends to do each of them in a </w:t>
      </w:r>
      <w:ins w:author="Info Vivencia" w:id="27" w:date="2026-06-18T06:49:48Z">
        <w:r w:rsidDel="00000000" w:rsidR="00000000" w:rsidRPr="00000000">
          <w:rPr>
            <w:rtl w:val="0"/>
            <w:rPrChange w:author="Info Vivencia" w:id="28" w:date="2026-06-18T06:49:48Z">
              <w:rPr>
                <w:rFonts w:ascii="Calibri" w:cs="Calibri" w:eastAsia="Calibri" w:hAnsi="Calibri"/>
                <w:color w:val="000000"/>
                <w:sz w:val="22"/>
                <w:szCs w:val="22"/>
              </w:rPr>
            </w:rPrChange>
          </w:rPr>
          <w:t xml:space="preserve">low-quality</w:t>
        </w:r>
      </w:ins>
      <w:del w:author="Info Vivencia" w:id="27" w:date="2026-06-18T06:49:48Z">
        <w:r w:rsidDel="00000000" w:rsidR="00000000" w:rsidRPr="00000000">
          <w:rPr>
            <w:rtl w:val="0"/>
            <w:rPrChange w:author="Info Vivencia" w:id="28" w:date="2026-06-18T06:49:48Z">
              <w:rPr>
                <w:rFonts w:ascii="Calibri" w:cs="Calibri" w:eastAsia="Calibri" w:hAnsi="Calibri"/>
                <w:color w:val="000000"/>
                <w:sz w:val="22"/>
                <w:szCs w:val="22"/>
              </w:rPr>
            </w:rPrChange>
          </w:rPr>
          <w:delText xml:space="preserve">middling</w:delText>
        </w:r>
      </w:del>
      <w:r w:rsidDel="00000000" w:rsidR="00000000" w:rsidRPr="00000000">
        <w:rPr>
          <w:rFonts w:ascii="Calibri" w:cs="Calibri" w:eastAsia="Calibri" w:hAnsi="Calibri"/>
          <w:color w:val="000000"/>
          <w:sz w:val="22"/>
          <w:szCs w:val="22"/>
          <w:rtl w:val="0"/>
        </w:rPr>
        <w:t xml:space="preserve"> </w:t>
      </w:r>
      <w:ins w:author="Info Vivencia" w:id="29" w:date="2026-06-18T06:49:57Z">
        <w:r w:rsidDel="00000000" w:rsidR="00000000" w:rsidRPr="00000000">
          <w:rPr>
            <w:rtl w:val="0"/>
            <w:rPrChange w:author="Info Vivencia" w:id="30" w:date="2026-06-18T06:49:57Z">
              <w:rPr>
                <w:rFonts w:ascii="Calibri" w:cs="Calibri" w:eastAsia="Calibri" w:hAnsi="Calibri"/>
                <w:color w:val="000000"/>
                <w:sz w:val="22"/>
                <w:szCs w:val="22"/>
              </w:rPr>
            </w:rPrChange>
          </w:rPr>
          <w:t xml:space="preserve">manner </w:t>
        </w:r>
      </w:ins>
      <w:del w:author="Info Vivencia" w:id="29" w:date="2026-06-18T06:49:57Z">
        <w:r w:rsidDel="00000000" w:rsidR="00000000" w:rsidRPr="00000000">
          <w:rPr>
            <w:rtl w:val="0"/>
            <w:rPrChange w:author="Info Vivencia" w:id="30" w:date="2026-06-18T06:49:57Z">
              <w:rPr>
                <w:rFonts w:ascii="Calibri" w:cs="Calibri" w:eastAsia="Calibri" w:hAnsi="Calibri"/>
                <w:color w:val="000000"/>
                <w:sz w:val="22"/>
                <w:szCs w:val="22"/>
              </w:rPr>
            </w:rPrChange>
          </w:rPr>
          <w:delText xml:space="preserve">way</w:delText>
        </w:r>
      </w:del>
      <w:r w:rsidDel="00000000" w:rsidR="00000000" w:rsidRPr="00000000">
        <w:rPr>
          <w:rFonts w:ascii="Calibri" w:cs="Calibri" w:eastAsia="Calibri" w:hAnsi="Calibri"/>
          <w:color w:val="000000"/>
          <w:sz w:val="22"/>
          <w:szCs w:val="22"/>
          <w:rtl w:val="0"/>
        </w:rPr>
        <w:t xml:space="preserve">, because the instructions pull against one another and the agent’s attention is divided across them.</w:t>
      </w:r>
      <w:r w:rsidDel="00000000" w:rsidR="00000000" w:rsidRPr="00000000">
        <w:rPr>
          <w:rtl w:val="0"/>
        </w:rPr>
      </w:r>
    </w:p>
    <w:p w:rsidR="00000000" w:rsidDel="00000000" w:rsidP="00000000" w:rsidRDefault="00000000" w:rsidRPr="00000000" w14:paraId="00000007">
      <w:pPr>
        <w:spacing w:after="160" w:line="276" w:lineRule="auto"/>
        <w:rPr/>
      </w:pPr>
      <w:r w:rsidDel="00000000" w:rsidR="00000000" w:rsidRPr="00000000">
        <w:rPr>
          <w:rFonts w:ascii="Calibri" w:cs="Calibri" w:eastAsia="Calibri" w:hAnsi="Calibri"/>
          <w:color w:val="000000"/>
          <w:sz w:val="22"/>
          <w:szCs w:val="22"/>
          <w:rtl w:val="0"/>
        </w:rPr>
        <w:t xml:space="preserve">You already know this from ordinary working life. A small publication does not ask one person to be its researcher, its writer, and its editor all at once — not because such a person cannot exist, but because the same person </w:t>
      </w:r>
      <w:ins w:author="Info Vivencia" w:id="31" w:date="2026-06-18T06:52:38Z">
        <w:r w:rsidDel="00000000" w:rsidR="00000000" w:rsidRPr="00000000">
          <w:rPr>
            <w:rtl w:val="0"/>
            <w:rPrChange w:author="Info Vivencia" w:id="32" w:date="2026-06-18T06:52:38Z">
              <w:rPr>
                <w:rFonts w:ascii="Calibri" w:cs="Calibri" w:eastAsia="Calibri" w:hAnsi="Calibri"/>
                <w:color w:val="000000"/>
                <w:sz w:val="22"/>
                <w:szCs w:val="22"/>
              </w:rPr>
            </w:rPrChange>
          </w:rPr>
          <w:t xml:space="preserve">working</w:t>
        </w:r>
      </w:ins>
      <w:del w:author="Info Vivencia" w:id="31" w:date="2026-06-18T06:52:38Z">
        <w:r w:rsidDel="00000000" w:rsidR="00000000" w:rsidRPr="00000000">
          <w:rPr>
            <w:rtl w:val="0"/>
            <w:rPrChange w:author="Info Vivencia" w:id="32" w:date="2026-06-18T06:52:38Z">
              <w:rPr>
                <w:rFonts w:ascii="Calibri" w:cs="Calibri" w:eastAsia="Calibri" w:hAnsi="Calibri"/>
                <w:color w:val="000000"/>
                <w:sz w:val="22"/>
                <w:szCs w:val="22"/>
              </w:rPr>
            </w:rPrChange>
          </w:rPr>
          <w:delText xml:space="preserve">wearing</w:delText>
        </w:r>
      </w:del>
      <w:r w:rsidDel="00000000" w:rsidR="00000000" w:rsidRPr="00000000">
        <w:rPr>
          <w:rFonts w:ascii="Calibri" w:cs="Calibri" w:eastAsia="Calibri" w:hAnsi="Calibri"/>
          <w:color w:val="000000"/>
          <w:sz w:val="22"/>
          <w:szCs w:val="22"/>
          <w:rtl w:val="0"/>
        </w:rPr>
        <w:t xml:space="preserve"> all three </w:t>
      </w:r>
      <w:ins w:author="Info Vivencia" w:id="33" w:date="2026-06-18T06:52:13Z">
        <w:r w:rsidDel="00000000" w:rsidR="00000000" w:rsidRPr="00000000">
          <w:rPr>
            <w:rtl w:val="0"/>
            <w:rPrChange w:author="Info Vivencia" w:id="34" w:date="2026-06-18T06:52:13Z">
              <w:rPr>
                <w:rFonts w:ascii="Calibri" w:cs="Calibri" w:eastAsia="Calibri" w:hAnsi="Calibri"/>
                <w:color w:val="000000"/>
                <w:sz w:val="22"/>
                <w:szCs w:val="22"/>
              </w:rPr>
            </w:rPrChange>
          </w:rPr>
          <w:t xml:space="preserve">tasks</w:t>
        </w:r>
      </w:ins>
      <w:del w:author="Info Vivencia" w:id="33" w:date="2026-06-18T06:52:13Z">
        <w:r w:rsidDel="00000000" w:rsidR="00000000" w:rsidRPr="00000000">
          <w:rPr>
            <w:rtl w:val="0"/>
            <w:rPrChange w:author="Info Vivencia" w:id="34" w:date="2026-06-18T06:52:13Z">
              <w:rPr>
                <w:rFonts w:ascii="Calibri" w:cs="Calibri" w:eastAsia="Calibri" w:hAnsi="Calibri"/>
                <w:color w:val="000000"/>
                <w:sz w:val="22"/>
                <w:szCs w:val="22"/>
              </w:rPr>
            </w:rPrChange>
          </w:rPr>
          <w:delText xml:space="preserve">hats</w:delText>
        </w:r>
      </w:del>
      <w:r w:rsidDel="00000000" w:rsidR="00000000" w:rsidRPr="00000000">
        <w:rPr>
          <w:rFonts w:ascii="Calibri" w:cs="Calibri" w:eastAsia="Calibri" w:hAnsi="Calibri"/>
          <w:color w:val="000000"/>
          <w:sz w:val="22"/>
          <w:szCs w:val="22"/>
          <w:rtl w:val="0"/>
        </w:rPr>
        <w:t xml:space="preserve"> does each job </w:t>
      </w:r>
      <w:ins w:author="Info Vivencia" w:id="35" w:date="2026-06-18T06:52:49Z">
        <w:r w:rsidDel="00000000" w:rsidR="00000000" w:rsidRPr="00000000">
          <w:rPr>
            <w:rtl w:val="0"/>
            <w:rPrChange w:author="Info Vivencia" w:id="36" w:date="2026-06-18T06:52:49Z">
              <w:rPr>
                <w:rFonts w:ascii="Calibri" w:cs="Calibri" w:eastAsia="Calibri" w:hAnsi="Calibri"/>
                <w:color w:val="000000"/>
                <w:sz w:val="22"/>
                <w:szCs w:val="22"/>
              </w:rPr>
            </w:rPrChange>
          </w:rPr>
          <w:t xml:space="preserve">with a lower-quality</w:t>
        </w:r>
      </w:ins>
      <w:del w:author="Info Vivencia" w:id="35" w:date="2026-06-18T06:52:49Z">
        <w:r w:rsidDel="00000000" w:rsidR="00000000" w:rsidRPr="00000000">
          <w:rPr>
            <w:rtl w:val="0"/>
            <w:rPrChange w:author="Info Vivencia" w:id="36" w:date="2026-06-18T06:52:49Z">
              <w:rPr>
                <w:rFonts w:ascii="Calibri" w:cs="Calibri" w:eastAsia="Calibri" w:hAnsi="Calibri"/>
                <w:color w:val="000000"/>
                <w:sz w:val="22"/>
                <w:szCs w:val="22"/>
              </w:rPr>
            </w:rPrChange>
          </w:rPr>
          <w:delText xml:space="preserve">less</w:delText>
        </w:r>
      </w:del>
      <w:r w:rsidDel="00000000" w:rsidR="00000000" w:rsidRPr="00000000">
        <w:rPr>
          <w:rFonts w:ascii="Calibri" w:cs="Calibri" w:eastAsia="Calibri" w:hAnsi="Calibri"/>
          <w:color w:val="000000"/>
          <w:sz w:val="22"/>
          <w:szCs w:val="22"/>
          <w:rtl w:val="0"/>
        </w:rPr>
        <w:t xml:space="preserve"> </w:t>
      </w:r>
      <w:del w:author="Info Vivencia" w:id="37" w:date="2026-06-18T06:52:54Z">
        <w:r w:rsidDel="00000000" w:rsidR="00000000" w:rsidRPr="00000000">
          <w:rPr>
            <w:rFonts w:ascii="Calibri" w:cs="Calibri" w:eastAsia="Calibri" w:hAnsi="Calibri"/>
            <w:color w:val="000000"/>
            <w:sz w:val="22"/>
            <w:szCs w:val="22"/>
            <w:rtl w:val="0"/>
          </w:rPr>
          <w:delText xml:space="preserve">well</w:delText>
        </w:r>
      </w:del>
      <w:r w:rsidDel="00000000" w:rsidR="00000000" w:rsidRPr="00000000">
        <w:rPr>
          <w:rFonts w:ascii="Calibri" w:cs="Calibri" w:eastAsia="Calibri" w:hAnsi="Calibri"/>
          <w:color w:val="000000"/>
          <w:sz w:val="22"/>
          <w:szCs w:val="22"/>
          <w:rtl w:val="0"/>
        </w:rPr>
        <w:t xml:space="preserve"> than three people each focused on one. The researcher gathers without worrying about prose. The writer shapes without being pulled into fact-checking. The editor reads with fresh, critical eyes precisely because they did not write the draft and are not attached to it. </w:t>
      </w:r>
      <w:ins w:author="Info Vivencia" w:id="38" w:date="2026-06-18T06:54:32Z">
        <w:r w:rsidDel="00000000" w:rsidR="00000000" w:rsidRPr="00000000">
          <w:rPr>
            <w:rtl w:val="0"/>
            <w:rPrChange w:author="Info Vivencia" w:id="39" w:date="2026-06-18T06:54:32Z">
              <w:rPr>
                <w:rFonts w:ascii="Calibri" w:cs="Calibri" w:eastAsia="Calibri" w:hAnsi="Calibri"/>
                <w:color w:val="000000"/>
                <w:sz w:val="22"/>
                <w:szCs w:val="22"/>
              </w:rPr>
            </w:rPrChange>
          </w:rPr>
          <w:t xml:space="preserve">Dividing the work isn't a compromise made necessary by having multiple people on </w:t>
        </w:r>
        <w:r w:rsidDel="00000000" w:rsidR="00000000" w:rsidRPr="00000000">
          <w:rPr>
            <w:rtl w:val="0"/>
            <w:rPrChange w:author="Info Vivencia" w:id="39" w:date="2026-06-18T06:54:32Z">
              <w:rPr>
                <w:rFonts w:ascii="Calibri" w:cs="Calibri" w:eastAsia="Calibri" w:hAnsi="Calibri"/>
                <w:color w:val="000000"/>
                <w:sz w:val="22"/>
                <w:szCs w:val="22"/>
              </w:rPr>
            </w:rPrChange>
          </w:rPr>
          <w:t xml:space="preserve">hand</w:t>
        </w:r>
        <w:del w:author="Info Vivencia" w:id="38" w:date="2026-06-18T06:54:32Z">
          <w:r w:rsidDel="00000000" w:rsidR="00000000" w:rsidRPr="00000000">
            <w:rPr>
              <w:rtl w:val="0"/>
              <w:rPrChange w:author="Info Vivencia" w:id="39" w:date="2026-06-18T06:54:32Z">
                <w:rPr>
                  <w:rFonts w:ascii="Calibri" w:cs="Calibri" w:eastAsia="Calibri" w:hAnsi="Calibri"/>
                  <w:color w:val="000000"/>
                  <w:sz w:val="22"/>
                  <w:szCs w:val="22"/>
                </w:rPr>
              </w:rPrChange>
            </w:rPr>
            <w:delText xml:space="preserve">hand.</w:delText>
          </w:r>
        </w:del>
      </w:ins>
      <w:del w:author="Info Vivencia" w:id="38" w:date="2026-06-18T06:54:32Z">
        <w:r w:rsidDel="00000000" w:rsidR="00000000" w:rsidRPr="00000000">
          <w:rPr>
            <w:rtl w:val="0"/>
            <w:rPrChange w:author="Info Vivencia" w:id="39" w:date="2026-06-18T06:54:32Z">
              <w:rPr>
                <w:rFonts w:ascii="Calibri" w:cs="Calibri" w:eastAsia="Calibri" w:hAnsi="Calibri"/>
                <w:color w:val="000000"/>
                <w:sz w:val="22"/>
                <w:szCs w:val="22"/>
              </w:rPr>
            </w:rPrChange>
          </w:rPr>
          <w:delText xml:space="preserve">Dividing the work is not a compromise forced by having more than one person available</w:delText>
        </w:r>
      </w:del>
      <w:r w:rsidDel="00000000" w:rsidR="00000000" w:rsidRPr="00000000">
        <w:rPr>
          <w:rFonts w:ascii="Calibri" w:cs="Calibri" w:eastAsia="Calibri" w:hAnsi="Calibri"/>
          <w:color w:val="000000"/>
          <w:sz w:val="22"/>
          <w:szCs w:val="22"/>
          <w:rtl w:val="0"/>
        </w:rPr>
        <w:t xml:space="preserve">; it is what makes the final result better. The same logic applies to agents, and it is the foundation everything in this session is built on: when a job has genuinely distinct parts, several focused agents will usually beat one agent trying to do all of it.</w:t>
      </w:r>
      <w:r w:rsidDel="00000000" w:rsidR="00000000" w:rsidRPr="00000000">
        <w:rPr>
          <w:rtl w:val="0"/>
        </w:rPr>
      </w:r>
    </w:p>
    <w:p w:rsidR="00000000" w:rsidDel="00000000" w:rsidP="00000000" w:rsidRDefault="00000000" w:rsidRPr="00000000" w14:paraId="00000008">
      <w:pPr>
        <w:spacing w:after="160" w:line="276" w:lineRule="auto"/>
        <w:rPr/>
      </w:pPr>
      <w:r w:rsidDel="00000000" w:rsidR="00000000" w:rsidRPr="00000000">
        <w:rPr>
          <w:rFonts w:ascii="Calibri" w:cs="Calibri" w:eastAsia="Calibri" w:hAnsi="Calibri"/>
          <w:color w:val="000000"/>
          <w:sz w:val="22"/>
          <w:szCs w:val="22"/>
          <w:rtl w:val="0"/>
        </w:rPr>
        <w:t xml:space="preserve">Once you accept that a large job is better split among several agents, a new question appears that did not exist when you had only one: how do the agents work together? Splitting the work is only half the idea. The other half is coordination — how the pieces are arranged, how one agent’s output becomes another’s input, and who decides what goes where. That coordination is what turns a handful of separate agents into a system that actually produces something. The next sections give you the language for both halves.</w:t>
      </w:r>
      <w:r w:rsidDel="00000000" w:rsidR="00000000" w:rsidRPr="00000000">
        <w:rPr>
          <w:rtl w:val="0"/>
        </w:rPr>
      </w:r>
    </w:p>
    <w:p w:rsidR="00000000" w:rsidDel="00000000" w:rsidP="00000000" w:rsidRDefault="00000000" w:rsidRPr="00000000" w14:paraId="00000009">
      <w:pPr>
        <w:spacing w:after="160" w:before="280" w:lineRule="auto"/>
        <w:rPr/>
      </w:pPr>
      <w:r w:rsidDel="00000000" w:rsidR="00000000" w:rsidRPr="00000000">
        <w:rPr>
          <w:rFonts w:ascii="Calibri" w:cs="Calibri" w:eastAsia="Calibri" w:hAnsi="Calibri"/>
          <w:b w:val="1"/>
          <w:bCs w:val="1"/>
          <w:color w:val="000000"/>
          <w:sz w:val="30"/>
          <w:szCs w:val="30"/>
          <w:rtl w:val="0"/>
        </w:rPr>
        <w:t xml:space="preserve">2.  Two Ideas: Agentic Workflows and Multi-Agent Systems </w:t>
      </w:r>
      <w:r w:rsidDel="00000000" w:rsidR="00000000" w:rsidRPr="00000000">
        <w:rPr>
          <w:rtl w:val="0"/>
        </w:rPr>
      </w:r>
    </w:p>
    <w:p w:rsidR="00000000" w:rsidDel="00000000" w:rsidP="00000000" w:rsidRDefault="00000000" w:rsidRPr="00000000" w14:paraId="0000000A">
      <w:pPr>
        <w:spacing w:after="120" w:before="200" w:lineRule="auto"/>
        <w:rPr/>
      </w:pPr>
      <w:r w:rsidDel="00000000" w:rsidR="00000000" w:rsidRPr="00000000">
        <w:rPr>
          <w:rFonts w:ascii="Calibri" w:cs="Calibri" w:eastAsia="Calibri" w:hAnsi="Calibri"/>
          <w:b w:val="1"/>
          <w:bCs w:val="1"/>
          <w:color w:val="000000"/>
          <w:sz w:val="24"/>
          <w:szCs w:val="24"/>
          <w:rtl w:val="0"/>
        </w:rPr>
        <w:t xml:space="preserve">2.1  The agentic workflow: a goal pursued across many steps</w:t>
      </w:r>
      <w:r w:rsidDel="00000000" w:rsidR="00000000" w:rsidRPr="00000000">
        <w:rPr>
          <w:rtl w:val="0"/>
        </w:rPr>
      </w:r>
    </w:p>
    <w:p w:rsidR="00000000" w:rsidDel="00000000" w:rsidP="00000000" w:rsidRDefault="00000000" w:rsidRPr="00000000" w14:paraId="0000000B">
      <w:pPr>
        <w:spacing w:after="160" w:line="276" w:lineRule="auto"/>
        <w:rPr/>
      </w:pPr>
      <w:r w:rsidDel="00000000" w:rsidR="00000000" w:rsidRPr="00000000">
        <w:rPr>
          <w:rFonts w:ascii="Calibri" w:cs="Calibri" w:eastAsia="Calibri" w:hAnsi="Calibri"/>
          <w:color w:val="000000"/>
          <w:sz w:val="22"/>
          <w:szCs w:val="22"/>
          <w:rtl w:val="0"/>
        </w:rPr>
        <w:t xml:space="preserve">Two terms describe what you are learning today, and they are often used loosely, so it is worth fixing each one clearly before going further. The first is the agentic workflow. An agentic workflow is a way of getting work done in which a goal is pursued across many steps, with the system deciding for itself how to move from one step to the next, rather than following a fixed script or waiting for an instruction at every turn. It is the broader of the two ideas, and it describes a manner of working rather than any particular arrangement of parts.</w:t>
      </w:r>
      <w:r w:rsidDel="00000000" w:rsidR="00000000" w:rsidRPr="00000000">
        <w:rPr>
          <w:rtl w:val="0"/>
        </w:rPr>
      </w:r>
    </w:p>
    <w:p w:rsidR="00000000" w:rsidDel="00000000" w:rsidP="00000000" w:rsidRDefault="00000000" w:rsidRPr="00000000" w14:paraId="0000000C">
      <w:pPr>
        <w:spacing w:after="160" w:line="276" w:lineRule="auto"/>
        <w:rPr/>
      </w:pPr>
      <w:ins w:author="Info Vivencia" w:id="40" w:date="2026-06-18T07:00:36Z">
        <w:r w:rsidDel="00000000" w:rsidR="00000000" w:rsidRPr="00000000">
          <w:rPr>
            <w:rtl w:val="0"/>
            <w:rPrChange w:author="Info Vivencia" w:id="41" w:date="2026-06-18T07:00:36Z">
              <w:rPr/>
            </w:rPrChange>
          </w:rPr>
          <w:t xml:space="preserve">You can determine where it fits within the three categories you identified on Day 10.</w:t>
        </w:r>
      </w:ins>
      <w:del w:author="Info Vivencia" w:id="40" w:date="2026-06-18T07:00:36Z">
        <w:r w:rsidDel="00000000" w:rsidR="00000000" w:rsidRPr="00000000">
          <w:rPr>
            <w:rtl w:val="0"/>
            <w:rPrChange w:author="Info Vivencia" w:id="41" w:date="2026-06-18T07:00:36Z">
              <w:rPr>
                <w:rFonts w:ascii="Calibri" w:cs="Calibri" w:eastAsia="Calibri" w:hAnsi="Calibri"/>
                <w:color w:val="000000"/>
                <w:sz w:val="22"/>
                <w:szCs w:val="22"/>
              </w:rPr>
            </w:rPrChange>
          </w:rPr>
          <w:delText xml:space="preserve">You can locate it against the three things you separated on Day 10</w:delText>
        </w:r>
      </w:del>
      <w:r w:rsidDel="00000000" w:rsidR="00000000" w:rsidRPr="00000000">
        <w:rPr>
          <w:rFonts w:ascii="Calibri" w:cs="Calibri" w:eastAsia="Calibri" w:hAnsi="Calibri"/>
          <w:color w:val="000000"/>
          <w:sz w:val="22"/>
          <w:szCs w:val="22"/>
          <w:rtl w:val="0"/>
        </w:rPr>
        <w:t xml:space="preserve">. A chatbot does one step at a time and waits for you to drive the next. A fixed automation runs a sequence of steps you decided in advance and never varies them. An agentic workflow sits beyond both: it works through multiple steps toward a goal, but it decides those steps as it goes, adjusting to what each step actually produces. The single agent you built on Day 10 was already a small agentic workflow — it went around its loop, observing each message and choosing its next response. What today adds is scale and structure: agentic workflows large enough that more than one agent is needed to carry them out.</w:t>
      </w:r>
      <w:r w:rsidDel="00000000" w:rsidR="00000000" w:rsidRPr="00000000">
        <w:rPr>
          <w:rtl w:val="0"/>
        </w:rPr>
      </w:r>
    </w:p>
    <w:p w:rsidR="00000000" w:rsidDel="00000000" w:rsidP="00000000" w:rsidRDefault="00000000" w:rsidRPr="00000000" w14:paraId="0000000D">
      <w:pPr>
        <w:spacing w:after="120" w:before="200" w:lineRule="auto"/>
        <w:rPr/>
      </w:pPr>
      <w:r w:rsidDel="00000000" w:rsidR="00000000" w:rsidRPr="00000000">
        <w:rPr>
          <w:rFonts w:ascii="Calibri" w:cs="Calibri" w:eastAsia="Calibri" w:hAnsi="Calibri"/>
          <w:b w:val="1"/>
          <w:bCs w:val="1"/>
          <w:color w:val="000000"/>
          <w:sz w:val="24"/>
          <w:szCs w:val="24"/>
          <w:rtl w:val="0"/>
        </w:rPr>
        <w:t xml:space="preserve">2.2  The multi-agent system: dividing the work among specialists</w:t>
      </w:r>
      <w:r w:rsidDel="00000000" w:rsidR="00000000" w:rsidRPr="00000000">
        <w:rPr>
          <w:rtl w:val="0"/>
        </w:rPr>
      </w:r>
    </w:p>
    <w:p w:rsidR="00000000" w:rsidDel="00000000" w:rsidP="00000000" w:rsidRDefault="00000000" w:rsidRPr="00000000" w14:paraId="0000000E">
      <w:pPr>
        <w:spacing w:after="160" w:line="276" w:lineRule="auto"/>
        <w:rPr/>
      </w:pPr>
      <w:r w:rsidDel="00000000" w:rsidR="00000000" w:rsidRPr="00000000">
        <w:rPr>
          <w:rFonts w:ascii="Calibri" w:cs="Calibri" w:eastAsia="Calibri" w:hAnsi="Calibri"/>
          <w:color w:val="000000"/>
          <w:sz w:val="22"/>
          <w:szCs w:val="22"/>
          <w:rtl w:val="0"/>
        </w:rPr>
        <w:t xml:space="preserve">The second term is the multi-agent system. A multi-agent system is what you get when an agentic workflow is large enough that the work is divided among several agents, each given a narrow, specialised role, which then </w:t>
      </w:r>
      <w:ins w:author="Info Vivencia" w:id="42" w:date="2026-06-18T07:01:38Z">
        <w:r w:rsidDel="00000000" w:rsidR="00000000" w:rsidRPr="00000000">
          <w:rPr>
            <w:rtl w:val="0"/>
            <w:rPrChange w:author="Info Vivencia" w:id="43" w:date="2026-06-18T07:01:38Z">
              <w:rPr>
                <w:rFonts w:ascii="Calibri" w:cs="Calibri" w:eastAsia="Calibri" w:hAnsi="Calibri"/>
                <w:color w:val="000000"/>
                <w:sz w:val="22"/>
                <w:szCs w:val="22"/>
              </w:rPr>
            </w:rPrChange>
          </w:rPr>
          <w:t xml:space="preserve">coordinates</w:t>
        </w:r>
      </w:ins>
      <w:del w:author="Info Vivencia" w:id="42" w:date="2026-06-18T07:01:38Z">
        <w:r w:rsidDel="00000000" w:rsidR="00000000" w:rsidRPr="00000000">
          <w:rPr>
            <w:rtl w:val="0"/>
            <w:rPrChange w:author="Info Vivencia" w:id="43" w:date="2026-06-18T07:01:38Z">
              <w:rPr>
                <w:rFonts w:ascii="Calibri" w:cs="Calibri" w:eastAsia="Calibri" w:hAnsi="Calibri"/>
                <w:color w:val="000000"/>
                <w:sz w:val="22"/>
                <w:szCs w:val="22"/>
              </w:rPr>
            </w:rPrChange>
          </w:rPr>
          <w:delText xml:space="preserve">coordinate</w:delText>
        </w:r>
      </w:del>
      <w:r w:rsidDel="00000000" w:rsidR="00000000" w:rsidRPr="00000000">
        <w:rPr>
          <w:rFonts w:ascii="Calibri" w:cs="Calibri" w:eastAsia="Calibri" w:hAnsi="Calibri"/>
          <w:color w:val="000000"/>
          <w:sz w:val="22"/>
          <w:szCs w:val="22"/>
          <w:rtl w:val="0"/>
        </w:rPr>
        <w:t xml:space="preserve"> to complete the whole</w:t>
      </w:r>
      <w:ins w:author="Info Vivencia" w:id="44" w:date="2026-06-18T07:01:50Z">
        <w:r w:rsidDel="00000000" w:rsidR="00000000" w:rsidRPr="00000000">
          <w:rPr>
            <w:rFonts w:ascii="Calibri" w:cs="Calibri" w:eastAsia="Calibri" w:hAnsi="Calibri"/>
            <w:color w:val="000000"/>
            <w:sz w:val="22"/>
            <w:szCs w:val="22"/>
            <w:rtl w:val="0"/>
          </w:rPr>
          <w:t xml:space="preserve"> system</w:t>
        </w:r>
      </w:ins>
      <w:r w:rsidDel="00000000" w:rsidR="00000000" w:rsidRPr="00000000">
        <w:rPr>
          <w:rFonts w:ascii="Calibri" w:cs="Calibri" w:eastAsia="Calibri" w:hAnsi="Calibri"/>
          <w:color w:val="000000"/>
          <w:sz w:val="22"/>
          <w:szCs w:val="22"/>
          <w:rtl w:val="0"/>
        </w:rPr>
        <w:t xml:space="preserve">. Each agent in the system is an ordinary agent of exactly the kind you already know — a goal, a role, the four parts, the loop. What is new is that no single one of them does the whole job. Each does its</w:t>
      </w:r>
      <w:ins w:author="Info Vivencia" w:id="45" w:date="2026-06-18T07:02:06Z">
        <w:r w:rsidDel="00000000" w:rsidR="00000000" w:rsidRPr="00000000">
          <w:rPr>
            <w:rFonts w:ascii="Calibri" w:cs="Calibri" w:eastAsia="Calibri" w:hAnsi="Calibri"/>
            <w:color w:val="000000"/>
            <w:sz w:val="22"/>
            <w:szCs w:val="22"/>
            <w:rtl w:val="0"/>
          </w:rPr>
          <w:t xml:space="preserve"> </w:t>
        </w:r>
        <w:r w:rsidDel="00000000" w:rsidR="00000000" w:rsidRPr="00000000">
          <w:rPr>
            <w:rtl w:val="0"/>
            <w:rPrChange w:author="Info Vivencia" w:id="46" w:date="2026-06-18T07:02:06Z">
              <w:rPr>
                <w:rFonts w:ascii="Calibri" w:cs="Calibri" w:eastAsia="Calibri" w:hAnsi="Calibri"/>
                <w:color w:val="000000"/>
                <w:sz w:val="22"/>
                <w:szCs w:val="22"/>
              </w:rPr>
            </w:rPrChange>
          </w:rPr>
          <w:t xml:space="preserve">own </w:t>
        </w:r>
        <w:r w:rsidDel="00000000" w:rsidR="00000000" w:rsidRPr="00000000">
          <w:rPr>
            <w:rtl w:val="0"/>
            <w:rPrChange w:author="Info Vivencia" w:id="46" w:date="2026-06-18T07:02:06Z">
              <w:rPr>
                <w:rFonts w:ascii="Calibri" w:cs="Calibri" w:eastAsia="Calibri" w:hAnsi="Calibri"/>
                <w:color w:val="000000"/>
                <w:sz w:val="22"/>
                <w:szCs w:val="22"/>
              </w:rPr>
            </w:rPrChange>
          </w:rPr>
          <w:t xml:space="preserve">respective</w:t>
        </w:r>
      </w:ins>
      <w:r w:rsidDel="00000000" w:rsidR="00000000" w:rsidRPr="00000000">
        <w:rPr>
          <w:rFonts w:ascii="Calibri" w:cs="Calibri" w:eastAsia="Calibri" w:hAnsi="Calibri"/>
          <w:color w:val="000000"/>
          <w:sz w:val="22"/>
          <w:szCs w:val="22"/>
          <w:rtl w:val="0"/>
        </w:rPr>
        <w:t xml:space="preserve"> </w:t>
      </w:r>
      <w:ins w:author="Info Vivencia" w:id="47" w:date="2026-06-18T07:02:15Z">
        <w:r w:rsidDel="00000000" w:rsidR="00000000" w:rsidRPr="00000000">
          <w:rPr>
            <w:rtl w:val="0"/>
            <w:rPrChange w:author="Info Vivencia" w:id="48" w:date="2026-06-18T07:02:15Z">
              <w:rPr>
                <w:rFonts w:ascii="Calibri" w:cs="Calibri" w:eastAsia="Calibri" w:hAnsi="Calibri"/>
                <w:color w:val="000000"/>
                <w:sz w:val="22"/>
                <w:szCs w:val="22"/>
              </w:rPr>
            </w:rPrChange>
          </w:rPr>
          <w:t xml:space="preserve">task</w:t>
        </w:r>
      </w:ins>
      <w:del w:author="Info Vivencia" w:id="47" w:date="2026-06-18T07:02:15Z">
        <w:r w:rsidDel="00000000" w:rsidR="00000000" w:rsidRPr="00000000">
          <w:rPr>
            <w:rtl w:val="0"/>
            <w:rPrChange w:author="Info Vivencia" w:id="48" w:date="2026-06-18T07:02:15Z">
              <w:rPr>
                <w:rFonts w:ascii="Calibri" w:cs="Calibri" w:eastAsia="Calibri" w:hAnsi="Calibri"/>
                <w:color w:val="000000"/>
                <w:sz w:val="22"/>
                <w:szCs w:val="22"/>
              </w:rPr>
            </w:rPrChange>
          </w:rPr>
          <w:delText xml:space="preserve">part</w:delText>
        </w:r>
        <w:r w:rsidDel="00000000" w:rsidR="00000000" w:rsidRPr="00000000">
          <w:rPr>
            <w:rFonts w:ascii="Calibri" w:cs="Calibri" w:eastAsia="Calibri" w:hAnsi="Calibri"/>
            <w:color w:val="000000"/>
            <w:sz w:val="22"/>
            <w:szCs w:val="22"/>
            <w:rtl w:val="0"/>
          </w:rPr>
          <w:delText xml:space="preserve"> and hands on</w:delText>
        </w:r>
      </w:del>
      <w:r w:rsidDel="00000000" w:rsidR="00000000" w:rsidRPr="00000000">
        <w:rPr>
          <w:rFonts w:ascii="Calibri" w:cs="Calibri" w:eastAsia="Calibri" w:hAnsi="Calibri"/>
          <w:color w:val="000000"/>
          <w:sz w:val="22"/>
          <w:szCs w:val="22"/>
          <w:rtl w:val="0"/>
        </w:rPr>
        <w:t xml:space="preserve">, and the result of the whole is </w:t>
      </w:r>
      <w:ins w:author="Info Vivencia" w:id="49" w:date="2026-06-18T07:03:23Z">
        <w:r w:rsidDel="00000000" w:rsidR="00000000" w:rsidRPr="00000000">
          <w:rPr>
            <w:rtl w:val="0"/>
            <w:rPrChange w:author="Info Vivencia" w:id="50" w:date="2026-06-18T07:03:23Z">
              <w:rPr>
                <w:rFonts w:ascii="Calibri" w:cs="Calibri" w:eastAsia="Calibri" w:hAnsi="Calibri"/>
                <w:color w:val="000000"/>
                <w:sz w:val="22"/>
                <w:szCs w:val="22"/>
              </w:rPr>
            </w:rPrChange>
          </w:rPr>
          <w:t xml:space="preserve">an outcome</w:t>
        </w:r>
        <w:r w:rsidDel="00000000" w:rsidR="00000000" w:rsidRPr="00000000">
          <w:rPr>
            <w:rtl w:val="0"/>
            <w:rPrChange w:author="Info Vivencia" w:id="50" w:date="2026-06-18T07:03:23Z">
              <w:rPr>
                <w:rFonts w:ascii="Calibri" w:cs="Calibri" w:eastAsia="Calibri" w:hAnsi="Calibri"/>
                <w:color w:val="000000"/>
                <w:sz w:val="22"/>
                <w:szCs w:val="22"/>
              </w:rPr>
            </w:rPrChange>
          </w:rPr>
          <w:t xml:space="preserve"> that could not have been achieved by any of them independently </w:t>
        </w:r>
      </w:ins>
      <w:del w:author="Info Vivencia" w:id="49" w:date="2026-06-18T07:03:23Z">
        <w:r w:rsidDel="00000000" w:rsidR="00000000" w:rsidRPr="00000000">
          <w:rPr>
            <w:rtl w:val="0"/>
            <w:rPrChange w:author="Info Vivencia" w:id="50" w:date="2026-06-18T07:03:23Z">
              <w:rPr>
                <w:rFonts w:ascii="Calibri" w:cs="Calibri" w:eastAsia="Calibri" w:hAnsi="Calibri"/>
                <w:color w:val="000000"/>
                <w:sz w:val="22"/>
                <w:szCs w:val="22"/>
              </w:rPr>
            </w:rPrChange>
          </w:rPr>
          <w:delText xml:space="preserve">something none of them could have produced alone</w:delText>
        </w:r>
      </w:del>
      <w:r w:rsidDel="00000000" w:rsidR="00000000" w:rsidRPr="00000000">
        <w:rPr>
          <w:rFonts w:ascii="Calibri" w:cs="Calibri" w:eastAsia="Calibri" w:hAnsi="Calibri"/>
          <w:color w:val="000000"/>
          <w:sz w:val="22"/>
          <w:szCs w:val="22"/>
          <w:rtl w:val="0"/>
        </w:rPr>
        <w:t xml:space="preserve">.</w:t>
      </w:r>
      <w:r w:rsidDel="00000000" w:rsidR="00000000" w:rsidRPr="00000000">
        <w:rPr>
          <w:rtl w:val="0"/>
        </w:rPr>
      </w:r>
    </w:p>
    <w:p w:rsidR="00000000" w:rsidDel="00000000" w:rsidP="00000000" w:rsidRDefault="00000000" w:rsidRPr="00000000" w14:paraId="0000000F">
      <w:pPr>
        <w:spacing w:after="160" w:line="276" w:lineRule="auto"/>
        <w:rPr/>
      </w:pPr>
      <w:r w:rsidDel="00000000" w:rsidR="00000000" w:rsidRPr="00000000">
        <w:rPr>
          <w:rFonts w:ascii="Calibri" w:cs="Calibri" w:eastAsia="Calibri" w:hAnsi="Calibri"/>
          <w:color w:val="000000"/>
          <w:sz w:val="22"/>
          <w:szCs w:val="22"/>
          <w:rtl w:val="0"/>
        </w:rPr>
        <w:t xml:space="preserve">Return to the article. A multi-agent system for writing it would not be one agent </w:t>
      </w:r>
      <w:ins w:author="Info Vivencia" w:id="51" w:date="2026-06-18T07:04:05Z">
        <w:r w:rsidDel="00000000" w:rsidR="00000000" w:rsidRPr="00000000">
          <w:rPr>
            <w:rtl w:val="0"/>
            <w:rPrChange w:author="Info Vivencia" w:id="52" w:date="2026-06-18T07:04:05Z">
              <w:rPr>
                <w:rFonts w:ascii="Calibri" w:cs="Calibri" w:eastAsia="Calibri" w:hAnsi="Calibri"/>
                <w:color w:val="000000"/>
                <w:sz w:val="22"/>
                <w:szCs w:val="22"/>
              </w:rPr>
            </w:rPrChange>
          </w:rPr>
          <w:t xml:space="preserve">that is instructed</w:t>
        </w:r>
      </w:ins>
      <w:del w:author="Info Vivencia" w:id="51" w:date="2026-06-18T07:04:05Z">
        <w:r w:rsidDel="00000000" w:rsidR="00000000" w:rsidRPr="00000000">
          <w:rPr>
            <w:rtl w:val="0"/>
            <w:rPrChange w:author="Info Vivencia" w:id="52" w:date="2026-06-18T07:04:05Z">
              <w:rPr>
                <w:rFonts w:ascii="Calibri" w:cs="Calibri" w:eastAsia="Calibri" w:hAnsi="Calibri"/>
                <w:color w:val="000000"/>
                <w:sz w:val="22"/>
                <w:szCs w:val="22"/>
              </w:rPr>
            </w:rPrChange>
          </w:rPr>
          <w:delText xml:space="preserve">told</w:delText>
        </w:r>
      </w:del>
      <w:r w:rsidDel="00000000" w:rsidR="00000000" w:rsidRPr="00000000">
        <w:rPr>
          <w:rFonts w:ascii="Calibri" w:cs="Calibri" w:eastAsia="Calibri" w:hAnsi="Calibri"/>
          <w:color w:val="000000"/>
          <w:sz w:val="22"/>
          <w:szCs w:val="22"/>
          <w:rtl w:val="0"/>
        </w:rPr>
        <w:t xml:space="preserve"> to</w:t>
      </w:r>
      <w:ins w:author="Info Vivencia" w:id="53" w:date="2026-06-18T07:04:09Z">
        <w:r w:rsidDel="00000000" w:rsidR="00000000" w:rsidRPr="00000000">
          <w:rPr>
            <w:rFonts w:ascii="Calibri" w:cs="Calibri" w:eastAsia="Calibri" w:hAnsi="Calibri"/>
            <w:color w:val="000000"/>
            <w:sz w:val="22"/>
            <w:szCs w:val="22"/>
            <w:rtl w:val="0"/>
          </w:rPr>
          <w:t xml:space="preserve"> conduct the</w:t>
        </w:r>
      </w:ins>
      <w:r w:rsidDel="00000000" w:rsidR="00000000" w:rsidRPr="00000000">
        <w:rPr>
          <w:rFonts w:ascii="Calibri" w:cs="Calibri" w:eastAsia="Calibri" w:hAnsi="Calibri"/>
          <w:color w:val="000000"/>
          <w:sz w:val="22"/>
          <w:szCs w:val="22"/>
          <w:rtl w:val="0"/>
        </w:rPr>
        <w:t xml:space="preserve"> research, write, and</w:t>
      </w:r>
      <w:ins w:author="Info Vivencia" w:id="54" w:date="2026-06-18T07:04:13Z">
        <w:r w:rsidDel="00000000" w:rsidR="00000000" w:rsidRPr="00000000">
          <w:rPr>
            <w:rFonts w:ascii="Calibri" w:cs="Calibri" w:eastAsia="Calibri" w:hAnsi="Calibri"/>
            <w:color w:val="000000"/>
            <w:sz w:val="22"/>
            <w:szCs w:val="22"/>
            <w:rtl w:val="0"/>
          </w:rPr>
          <w:t xml:space="preserve"> then</w:t>
        </w:r>
      </w:ins>
      <w:r w:rsidDel="00000000" w:rsidR="00000000" w:rsidRPr="00000000">
        <w:rPr>
          <w:rFonts w:ascii="Calibri" w:cs="Calibri" w:eastAsia="Calibri" w:hAnsi="Calibri"/>
          <w:color w:val="000000"/>
          <w:sz w:val="22"/>
          <w:szCs w:val="22"/>
          <w:rtl w:val="0"/>
        </w:rPr>
        <w:t xml:space="preserve"> edit. It would be three</w:t>
      </w:r>
      <w:ins w:author="Info Vivencia" w:id="55" w:date="2026-06-18T07:04:17Z">
        <w:r w:rsidDel="00000000" w:rsidR="00000000" w:rsidRPr="00000000">
          <w:rPr>
            <w:rFonts w:ascii="Calibri" w:cs="Calibri" w:eastAsia="Calibri" w:hAnsi="Calibri"/>
            <w:color w:val="000000"/>
            <w:sz w:val="22"/>
            <w:szCs w:val="22"/>
            <w:rtl w:val="0"/>
          </w:rPr>
          <w:t xml:space="preserve"> different </w:t>
        </w:r>
        <w:r w:rsidDel="00000000" w:rsidR="00000000" w:rsidRPr="00000000">
          <w:rPr>
            <w:rtl w:val="0"/>
            <w:rPrChange w:author="Info Vivencia" w:id="56" w:date="2026-06-18T07:04:17Z">
              <w:rPr>
                <w:rFonts w:ascii="Calibri" w:cs="Calibri" w:eastAsia="Calibri" w:hAnsi="Calibri"/>
                <w:color w:val="000000"/>
                <w:sz w:val="22"/>
                <w:szCs w:val="22"/>
              </w:rPr>
            </w:rPrChange>
          </w:rPr>
          <w:t xml:space="preserve">agents</w:t>
        </w:r>
      </w:ins>
      <w:r w:rsidDel="00000000" w:rsidR="00000000" w:rsidRPr="00000000">
        <w:rPr>
          <w:rFonts w:ascii="Calibri" w:cs="Calibri" w:eastAsia="Calibri" w:hAnsi="Calibri"/>
          <w:color w:val="000000"/>
          <w:sz w:val="22"/>
          <w:szCs w:val="22"/>
          <w:rtl w:val="0"/>
        </w:rPr>
        <w:t xml:space="preserve">: a research agent whose only job is to gather and organise reliable material on the topic; a writing agent whose only job is to turn that material into a clear, well-shaped draft; and an editing agent whose only job is to read that draft critically and improve it. Each has a brief built for one task and nothing else, so each does its one task well. </w:t>
      </w:r>
      <w:ins w:author="Info Vivencia" w:id="57" w:date="2026-06-18T07:05:58Z">
        <w:r w:rsidDel="00000000" w:rsidR="00000000" w:rsidRPr="00000000">
          <w:rPr>
            <w:rtl w:val="0"/>
            <w:rPrChange w:author="Info Vivencia" w:id="58" w:date="2026-06-18T07:05:58Z">
              <w:rPr>
                <w:rFonts w:ascii="Calibri" w:cs="Calibri" w:eastAsia="Calibri" w:hAnsi="Calibri"/>
                <w:color w:val="000000"/>
                <w:sz w:val="22"/>
                <w:szCs w:val="22"/>
              </w:rPr>
            </w:rPrChange>
          </w:rPr>
          <w:t xml:space="preserve">The final article is stronger because it has benefited from three rounds of focused attention rather than a single divided effort. </w:t>
        </w:r>
      </w:ins>
      <w:del w:author="Info Vivencia" w:id="57" w:date="2026-06-18T07:05:58Z">
        <w:r w:rsidDel="00000000" w:rsidR="00000000" w:rsidRPr="00000000">
          <w:rPr>
            <w:rtl w:val="0"/>
            <w:rPrChange w:author="Info Vivencia" w:id="58" w:date="2026-06-18T07:05:58Z">
              <w:rPr>
                <w:rFonts w:ascii="Calibri" w:cs="Calibri" w:eastAsia="Calibri" w:hAnsi="Calibri"/>
                <w:color w:val="000000"/>
                <w:sz w:val="22"/>
                <w:szCs w:val="22"/>
              </w:rPr>
            </w:rPrChange>
          </w:rPr>
          <w:delText xml:space="preserve">The article that comes out the far end has passed through three sets of focused attention rather than one divided one, and it is better for it.</w:delText>
        </w:r>
      </w:del>
      <w:r w:rsidDel="00000000" w:rsidR="00000000" w:rsidRPr="00000000">
        <w:rPr>
          <w:rtl w:val="0"/>
        </w:rPr>
      </w:r>
    </w:p>
    <w:p w:rsidR="00000000" w:rsidDel="00000000" w:rsidP="00000000" w:rsidRDefault="00000000" w:rsidRPr="00000000" w14:paraId="00000010">
      <w:pPr>
        <w:spacing w:after="120" w:before="200" w:lineRule="auto"/>
        <w:rPr/>
      </w:pPr>
      <w:r w:rsidDel="00000000" w:rsidR="00000000" w:rsidRPr="00000000">
        <w:rPr>
          <w:rFonts w:ascii="Calibri" w:cs="Calibri" w:eastAsia="Calibri" w:hAnsi="Calibri"/>
          <w:b w:val="1"/>
          <w:bCs w:val="1"/>
          <w:color w:val="000000"/>
          <w:sz w:val="24"/>
          <w:szCs w:val="24"/>
          <w:rtl w:val="0"/>
        </w:rPr>
        <w:t xml:space="preserve">2.3  How the two fit together</w:t>
      </w:r>
      <w:r w:rsidDel="00000000" w:rsidR="00000000" w:rsidRPr="00000000">
        <w:rPr>
          <w:rtl w:val="0"/>
        </w:rPr>
      </w:r>
    </w:p>
    <w:p w:rsidR="00000000" w:rsidDel="00000000" w:rsidP="00000000" w:rsidRDefault="00000000" w:rsidRPr="00000000" w14:paraId="00000011">
      <w:pPr>
        <w:spacing w:after="160" w:line="276" w:lineRule="auto"/>
        <w:rPr/>
      </w:pPr>
      <w:r w:rsidDel="00000000" w:rsidR="00000000" w:rsidRPr="00000000">
        <w:rPr>
          <w:rFonts w:ascii="Calibri" w:cs="Calibri" w:eastAsia="Calibri" w:hAnsi="Calibri"/>
          <w:color w:val="000000"/>
          <w:sz w:val="22"/>
          <w:szCs w:val="22"/>
          <w:rtl w:val="0"/>
        </w:rPr>
        <w:t xml:space="preserve">The relationship between the two terms is simple once both are clear, and </w:t>
      </w:r>
      <w:ins w:author="Info Vivencia" w:id="59" w:date="2026-06-18T07:07:25Z">
        <w:r w:rsidDel="00000000" w:rsidR="00000000" w:rsidRPr="00000000">
          <w:rPr>
            <w:rtl w:val="0"/>
            <w:rPrChange w:author="Info Vivencia" w:id="60" w:date="2026-06-18T07:07:25Z">
              <w:rPr>
                <w:rFonts w:ascii="Calibri" w:cs="Calibri" w:eastAsia="Calibri" w:hAnsi="Calibri"/>
                <w:color w:val="000000"/>
                <w:sz w:val="22"/>
                <w:szCs w:val="22"/>
              </w:rPr>
            </w:rPrChange>
          </w:rPr>
          <w:t xml:space="preserve">understanding</w:t>
        </w:r>
      </w:ins>
      <w:del w:author="Info Vivencia" w:id="59" w:date="2026-06-18T07:07:25Z">
        <w:r w:rsidDel="00000000" w:rsidR="00000000" w:rsidRPr="00000000">
          <w:rPr>
            <w:rtl w:val="0"/>
            <w:rPrChange w:author="Info Vivencia" w:id="60" w:date="2026-06-18T07:07:25Z">
              <w:rPr>
                <w:rFonts w:ascii="Calibri" w:cs="Calibri" w:eastAsia="Calibri" w:hAnsi="Calibri"/>
                <w:color w:val="000000"/>
                <w:sz w:val="22"/>
                <w:szCs w:val="22"/>
              </w:rPr>
            </w:rPrChange>
          </w:rPr>
          <w:delText xml:space="preserve">holding</w:delText>
        </w:r>
      </w:del>
      <w:r w:rsidDel="00000000" w:rsidR="00000000" w:rsidRPr="00000000">
        <w:rPr>
          <w:rFonts w:ascii="Calibri" w:cs="Calibri" w:eastAsia="Calibri" w:hAnsi="Calibri"/>
          <w:color w:val="000000"/>
          <w:sz w:val="22"/>
          <w:szCs w:val="22"/>
          <w:rtl w:val="0"/>
        </w:rPr>
        <w:t xml:space="preserve"> it correctly will save you confusion later. The agentic workflow is the umbrella: the general idea of pursuing a goal across many self-decided steps. The multi-agent system is one particular and powerful way to build such a workflow — by dividing its steps among specialised agents. Every multi-agent system is an agentic workflow, but not every agentic workflow needs several agents; a single capable agent working through a multi-step task is already an agentic workflow on its own. When the workflow is small, one agent carries it. When it grows large or varied enough that one agent would do it poorly, you reach for a multi-agent system. Today is mostly about that second case, because </w:t>
      </w:r>
      <w:ins w:author="Info Vivencia" w:id="61" w:date="2026-06-18T07:09:31Z">
        <w:r w:rsidDel="00000000" w:rsidR="00000000" w:rsidRPr="00000000">
          <w:rPr>
            <w:rtl w:val="0"/>
            <w:rPrChange w:author="Info Vivencia" w:id="62" w:date="2026-06-18T07:09:31Z">
              <w:rPr>
                <w:rFonts w:ascii="Calibri" w:cs="Calibri" w:eastAsia="Calibri" w:hAnsi="Calibri"/>
                <w:color w:val="000000"/>
                <w:sz w:val="22"/>
                <w:szCs w:val="22"/>
              </w:rPr>
            </w:rPrChange>
          </w:rPr>
          <w:t xml:space="preserve">this is where the approach delivers its greatest value</w:t>
        </w:r>
      </w:ins>
      <w:del w:author="Info Vivencia" w:id="61" w:date="2026-06-18T07:09:31Z">
        <w:r w:rsidDel="00000000" w:rsidR="00000000" w:rsidRPr="00000000">
          <w:rPr>
            <w:rtl w:val="0"/>
            <w:rPrChange w:author="Info Vivencia" w:id="62" w:date="2026-06-18T07:09:31Z">
              <w:rPr>
                <w:rFonts w:ascii="Calibri" w:cs="Calibri" w:eastAsia="Calibri" w:hAnsi="Calibri"/>
                <w:color w:val="000000"/>
                <w:sz w:val="22"/>
                <w:szCs w:val="22"/>
              </w:rPr>
            </w:rPrChange>
          </w:rPr>
          <w:delText xml:space="preserve">it is where the real power of this approach lives</w:delText>
        </w:r>
      </w:del>
      <w:r w:rsidDel="00000000" w:rsidR="00000000" w:rsidRPr="00000000">
        <w:rPr>
          <w:rFonts w:ascii="Calibri" w:cs="Calibri" w:eastAsia="Calibri" w:hAnsi="Calibri"/>
          <w:color w:val="000000"/>
          <w:sz w:val="22"/>
          <w:szCs w:val="22"/>
          <w:rtl w:val="0"/>
        </w:rPr>
        <w:t xml:space="preserve">, and because it is what makes it possible to take on jobs too big for any single agent — which is exactly the problem Day 10 left you with.</w:t>
      </w:r>
      <w:r w:rsidDel="00000000" w:rsidR="00000000" w:rsidRPr="00000000">
        <w:rPr>
          <w:rtl w:val="0"/>
        </w:rPr>
      </w:r>
    </w:p>
    <w:p w:rsidR="00000000" w:rsidDel="00000000" w:rsidP="00000000" w:rsidRDefault="00000000" w:rsidRPr="00000000" w14:paraId="00000012">
      <w:pPr>
        <w:spacing w:after="160" w:line="276" w:lineRule="auto"/>
        <w:rPr/>
      </w:pPr>
      <w:r w:rsidDel="00000000" w:rsidR="00000000" w:rsidRPr="00000000">
        <w:rPr>
          <w:rFonts w:ascii="Calibri" w:cs="Calibri" w:eastAsia="Calibri" w:hAnsi="Calibri"/>
          <w:color w:val="000000"/>
          <w:sz w:val="22"/>
          <w:szCs w:val="22"/>
          <w:rtl w:val="0"/>
        </w:rPr>
        <w:t xml:space="preserve">Knowing that work can be divided among specialists raises the question the previous section ended on: how exactly do they coordinate? Several agents do not become a system simply by existing alongside one another. They become a system through the way their work is arranged</w:t>
      </w:r>
      <w:del w:author="Info Vivencia" w:id="63" w:date="2026-06-18T07:11:12Z">
        <w:r w:rsidDel="00000000" w:rsidR="00000000" w:rsidRPr="00000000">
          <w:rPr>
            <w:rFonts w:ascii="Calibri" w:cs="Calibri" w:eastAsia="Calibri" w:hAnsi="Calibri"/>
            <w:color w:val="000000"/>
            <w:sz w:val="22"/>
            <w:szCs w:val="22"/>
            <w:rtl w:val="0"/>
          </w:rPr>
          <w:delText xml:space="preserve"> — the path that work takes as it moves between them</w:delText>
        </w:r>
      </w:del>
      <w:r w:rsidDel="00000000" w:rsidR="00000000" w:rsidRPr="00000000">
        <w:rPr>
          <w:rFonts w:ascii="Calibri" w:cs="Calibri" w:eastAsia="Calibri" w:hAnsi="Calibri"/>
          <w:color w:val="000000"/>
          <w:sz w:val="22"/>
          <w:szCs w:val="22"/>
          <w:rtl w:val="0"/>
        </w:rPr>
        <w:t xml:space="preserve">. There is a small number of such arrangements, and once you know them you can recognise and design almost any multi-agent system you meet. </w:t>
      </w:r>
      <w:del w:author="Info Vivencia" w:id="64" w:date="2026-06-18T07:11:30Z">
        <w:r w:rsidDel="00000000" w:rsidR="00000000" w:rsidRPr="00000000">
          <w:rPr>
            <w:rFonts w:ascii="Calibri" w:cs="Calibri" w:eastAsia="Calibri" w:hAnsi="Calibri"/>
            <w:color w:val="000000"/>
            <w:sz w:val="22"/>
            <w:szCs w:val="22"/>
            <w:rtl w:val="0"/>
          </w:rPr>
          <w:delText xml:space="preserve">They are the subject of the next section.</w:delText>
        </w:r>
      </w:del>
      <w:r w:rsidDel="00000000" w:rsidR="00000000" w:rsidRPr="00000000">
        <w:rPr>
          <w:rtl w:val="0"/>
        </w:rPr>
      </w:r>
    </w:p>
    <w:p w:rsidR="00000000" w:rsidDel="00000000" w:rsidP="00000000" w:rsidRDefault="00000000" w:rsidRPr="00000000" w14:paraId="00000013">
      <w:pPr>
        <w:spacing w:after="160" w:before="280" w:lineRule="auto"/>
        <w:rPr/>
      </w:pPr>
      <w:r w:rsidDel="00000000" w:rsidR="00000000" w:rsidRPr="00000000">
        <w:rPr>
          <w:rFonts w:ascii="Calibri" w:cs="Calibri" w:eastAsia="Calibri" w:hAnsi="Calibri"/>
          <w:b w:val="1"/>
          <w:bCs w:val="1"/>
          <w:color w:val="000000"/>
          <w:sz w:val="30"/>
          <w:szCs w:val="30"/>
          <w:rtl w:val="0"/>
        </w:rPr>
        <w:t xml:space="preserve">3.  How Agents Coordinate: The Core Patterns </w:t>
      </w:r>
      <w:r w:rsidDel="00000000" w:rsidR="00000000" w:rsidRPr="00000000">
        <w:rPr>
          <w:rtl w:val="0"/>
        </w:rPr>
      </w:r>
    </w:p>
    <w:p w:rsidR="00000000" w:rsidDel="00000000" w:rsidP="00000000" w:rsidRDefault="00000000" w:rsidRPr="00000000" w14:paraId="00000014">
      <w:pPr>
        <w:spacing w:after="120" w:before="200" w:lineRule="auto"/>
        <w:rPr/>
      </w:pPr>
      <w:r w:rsidDel="00000000" w:rsidR="00000000" w:rsidRPr="00000000">
        <w:rPr>
          <w:rFonts w:ascii="Calibri" w:cs="Calibri" w:eastAsia="Calibri" w:hAnsi="Calibri"/>
          <w:b w:val="1"/>
          <w:bCs w:val="1"/>
          <w:color w:val="000000"/>
          <w:sz w:val="24"/>
          <w:szCs w:val="24"/>
          <w:rtl w:val="0"/>
        </w:rPr>
        <w:t xml:space="preserve">3.1  Specialisation and the handoff</w:t>
      </w:r>
      <w:r w:rsidDel="00000000" w:rsidR="00000000" w:rsidRPr="00000000">
        <w:rPr>
          <w:rtl w:val="0"/>
        </w:rPr>
      </w:r>
    </w:p>
    <w:p w:rsidR="00000000" w:rsidDel="00000000" w:rsidP="00000000" w:rsidRDefault="00000000" w:rsidRPr="00000000" w14:paraId="00000015">
      <w:pPr>
        <w:spacing w:after="160" w:line="276" w:lineRule="auto"/>
        <w:rPr/>
      </w:pPr>
      <w:r w:rsidDel="00000000" w:rsidR="00000000" w:rsidRPr="00000000">
        <w:rPr>
          <w:rFonts w:ascii="Calibri" w:cs="Calibri" w:eastAsia="Calibri" w:hAnsi="Calibri"/>
          <w:color w:val="000000"/>
          <w:sz w:val="22"/>
          <w:szCs w:val="22"/>
          <w:rtl w:val="0"/>
        </w:rPr>
        <w:t xml:space="preserve">Before the individual patterns, there is one mechanism they all share, and understanding it once means understanding the common thread running through every arrangement. That mechanism is the handoff: the point at which one agent finishes its part and passes its work to the next. In a multi-agent system, the output of one agent becomes the input of another. The research agent’s organised notes become the material the writing agent works from. The writing agent’s draft becomes the thing the editing agent improves. Each handoff is a </w:t>
      </w:r>
      <w:ins w:author="Info Vivencia" w:id="65" w:date="2026-06-18T07:14:01Z">
        <w:r w:rsidDel="00000000" w:rsidR="00000000" w:rsidRPr="00000000">
          <w:rPr>
            <w:rtl w:val="0"/>
            <w:rPrChange w:author="Info Vivencia" w:id="66" w:date="2026-06-18T07:14:01Z">
              <w:rPr>
                <w:rFonts w:ascii="Calibri" w:cs="Calibri" w:eastAsia="Calibri" w:hAnsi="Calibri"/>
                <w:color w:val="000000"/>
                <w:sz w:val="22"/>
                <w:szCs w:val="22"/>
              </w:rPr>
            </w:rPrChange>
          </w:rPr>
          <w:t xml:space="preserve">connecting bridge</w:t>
        </w:r>
      </w:ins>
      <w:del w:author="Info Vivencia" w:id="65" w:date="2026-06-18T07:14:01Z">
        <w:r w:rsidDel="00000000" w:rsidR="00000000" w:rsidRPr="00000000">
          <w:rPr>
            <w:rtl w:val="0"/>
            <w:rPrChange w:author="Info Vivencia" w:id="66" w:date="2026-06-18T07:14:01Z">
              <w:rPr>
                <w:rFonts w:ascii="Calibri" w:cs="Calibri" w:eastAsia="Calibri" w:hAnsi="Calibri"/>
                <w:color w:val="000000"/>
                <w:sz w:val="22"/>
                <w:szCs w:val="22"/>
              </w:rPr>
            </w:rPrChange>
          </w:rPr>
          <w:delText xml:space="preserve">join</w:delText>
        </w:r>
      </w:del>
      <w:r w:rsidDel="00000000" w:rsidR="00000000" w:rsidRPr="00000000">
        <w:rPr>
          <w:rFonts w:ascii="Calibri" w:cs="Calibri" w:eastAsia="Calibri" w:hAnsi="Calibri"/>
          <w:color w:val="000000"/>
          <w:sz w:val="22"/>
          <w:szCs w:val="22"/>
          <w:rtl w:val="0"/>
        </w:rPr>
        <w:t xml:space="preserve"> in the system, and </w:t>
      </w:r>
      <w:ins w:author="Info Vivencia" w:id="67" w:date="2026-06-18T07:14:39Z">
        <w:r w:rsidDel="00000000" w:rsidR="00000000" w:rsidRPr="00000000">
          <w:rPr>
            <w:rtl w:val="0"/>
            <w:rPrChange w:author="Info Vivencia" w:id="68" w:date="2026-06-18T07:14:39Z">
              <w:rPr>
                <w:rFonts w:ascii="Calibri" w:cs="Calibri" w:eastAsia="Calibri" w:hAnsi="Calibri"/>
                <w:color w:val="000000"/>
                <w:sz w:val="22"/>
                <w:szCs w:val="22"/>
              </w:rPr>
            </w:rPrChange>
          </w:rPr>
          <w:t xml:space="preserve">the quality of the final outcome depends as much on smooth transitions as it does on skilled contributors</w:t>
        </w:r>
      </w:ins>
      <w:del w:author="Info Vivencia" w:id="67" w:date="2026-06-18T07:14:39Z">
        <w:r w:rsidDel="00000000" w:rsidR="00000000" w:rsidRPr="00000000">
          <w:rPr>
            <w:rtl w:val="0"/>
            <w:rPrChange w:author="Info Vivencia" w:id="68" w:date="2026-06-18T07:14:39Z">
              <w:rPr>
                <w:rFonts w:ascii="Calibri" w:cs="Calibri" w:eastAsia="Calibri" w:hAnsi="Calibri"/>
                <w:color w:val="000000"/>
                <w:sz w:val="22"/>
                <w:szCs w:val="22"/>
              </w:rPr>
            </w:rPrChange>
          </w:rPr>
          <w:delText xml:space="preserve">the quality of the whole depends as much on clean handoffs as on capable agents</w:delText>
        </w:r>
      </w:del>
      <w:r w:rsidDel="00000000" w:rsidR="00000000" w:rsidRPr="00000000">
        <w:rPr>
          <w:rFonts w:ascii="Calibri" w:cs="Calibri" w:eastAsia="Calibri" w:hAnsi="Calibri"/>
          <w:color w:val="000000"/>
          <w:sz w:val="22"/>
          <w:szCs w:val="22"/>
          <w:rtl w:val="0"/>
        </w:rPr>
        <w:t xml:space="preserve">.</w:t>
      </w:r>
      <w:r w:rsidDel="00000000" w:rsidR="00000000" w:rsidRPr="00000000">
        <w:rPr>
          <w:rtl w:val="0"/>
        </w:rPr>
      </w:r>
    </w:p>
    <w:p w:rsidR="00000000" w:rsidDel="00000000" w:rsidP="00000000" w:rsidRDefault="00000000" w:rsidRPr="00000000" w14:paraId="00000016">
      <w:pPr>
        <w:spacing w:after="160" w:line="276" w:lineRule="auto"/>
        <w:rPr/>
      </w:pPr>
      <w:r w:rsidDel="00000000" w:rsidR="00000000" w:rsidRPr="00000000">
        <w:rPr>
          <w:rFonts w:ascii="Calibri" w:cs="Calibri" w:eastAsia="Calibri" w:hAnsi="Calibri"/>
          <w:color w:val="000000"/>
          <w:sz w:val="22"/>
          <w:szCs w:val="22"/>
          <w:rtl w:val="0"/>
        </w:rPr>
        <w:t xml:space="preserve">A clean handoff requires each agent to know not only its own job but the shape of what it must produce for the next agent to use. A research agent that returns a wall of unsorted text </w:t>
      </w:r>
      <w:ins w:author="Info Vivencia" w:id="69" w:date="2026-06-18T07:15:42Z">
        <w:r w:rsidDel="00000000" w:rsidR="00000000" w:rsidRPr="00000000">
          <w:rPr>
            <w:rtl w:val="0"/>
            <w:rPrChange w:author="Info Vivencia" w:id="70" w:date="2026-06-18T07:15:42Z">
              <w:rPr>
                <w:rFonts w:ascii="Calibri" w:cs="Calibri" w:eastAsia="Calibri" w:hAnsi="Calibri"/>
                <w:color w:val="000000"/>
                <w:sz w:val="22"/>
                <w:szCs w:val="22"/>
              </w:rPr>
            </w:rPrChange>
          </w:rPr>
          <w:t xml:space="preserve">creates</w:t>
        </w:r>
      </w:ins>
      <w:del w:author="Info Vivencia" w:id="69" w:date="2026-06-18T07:15:42Z">
        <w:r w:rsidDel="00000000" w:rsidR="00000000" w:rsidRPr="00000000">
          <w:rPr>
            <w:rtl w:val="0"/>
            <w:rPrChange w:author="Info Vivencia" w:id="70" w:date="2026-06-18T07:15:42Z">
              <w:rPr>
                <w:rFonts w:ascii="Calibri" w:cs="Calibri" w:eastAsia="Calibri" w:hAnsi="Calibri"/>
                <w:color w:val="000000"/>
                <w:sz w:val="22"/>
                <w:szCs w:val="22"/>
              </w:rPr>
            </w:rPrChange>
          </w:rPr>
          <w:delText xml:space="preserve">hands</w:delText>
        </w:r>
      </w:del>
      <w:ins w:author="Info Vivencia" w:id="69" w:date="2026-06-18T07:15:42Z">
        <w:r w:rsidDel="00000000" w:rsidR="00000000" w:rsidRPr="00000000">
          <w:rPr>
            <w:rtl w:val="0"/>
            <w:rPrChange w:author="Info Vivencia" w:id="70" w:date="2026-06-18T07:15:42Z">
              <w:rPr>
                <w:rFonts w:ascii="Calibri" w:cs="Calibri" w:eastAsia="Calibri" w:hAnsi="Calibri"/>
                <w:color w:val="000000"/>
                <w:sz w:val="22"/>
                <w:szCs w:val="22"/>
              </w:rPr>
            </w:rPrChange>
          </w:rPr>
          <w:t xml:space="preserve"> a problem for</w:t>
        </w:r>
      </w:ins>
      <w:r w:rsidDel="00000000" w:rsidR="00000000" w:rsidRPr="00000000">
        <w:rPr>
          <w:rFonts w:ascii="Calibri" w:cs="Calibri" w:eastAsia="Calibri" w:hAnsi="Calibri"/>
          <w:color w:val="000000"/>
          <w:sz w:val="22"/>
          <w:szCs w:val="22"/>
          <w:rtl w:val="0"/>
        </w:rPr>
        <w:t xml:space="preserve"> the writing agent</w:t>
      </w:r>
      <w:del w:author="Info Vivencia" w:id="71" w:date="2026-06-18T07:15:48Z">
        <w:r w:rsidDel="00000000" w:rsidR="00000000" w:rsidRPr="00000000">
          <w:rPr>
            <w:rFonts w:ascii="Calibri" w:cs="Calibri" w:eastAsia="Calibri" w:hAnsi="Calibri"/>
            <w:color w:val="000000"/>
            <w:sz w:val="22"/>
            <w:szCs w:val="22"/>
            <w:rtl w:val="0"/>
          </w:rPr>
          <w:delText xml:space="preserve"> a problem</w:delText>
        </w:r>
      </w:del>
      <w:r w:rsidDel="00000000" w:rsidR="00000000" w:rsidRPr="00000000">
        <w:rPr>
          <w:rFonts w:ascii="Calibri" w:cs="Calibri" w:eastAsia="Calibri" w:hAnsi="Calibri"/>
          <w:color w:val="000000"/>
          <w:sz w:val="22"/>
          <w:szCs w:val="22"/>
          <w:rtl w:val="0"/>
        </w:rPr>
        <w:t xml:space="preserve">; a research agent </w:t>
      </w:r>
      <w:ins w:author="Info Vivencia" w:id="72" w:date="2026-06-18T07:16:13Z">
        <w:r w:rsidDel="00000000" w:rsidR="00000000" w:rsidRPr="00000000">
          <w:rPr>
            <w:rtl w:val="0"/>
            <w:rPrChange w:author="Info Vivencia" w:id="73" w:date="2026-06-18T07:16:13Z">
              <w:rPr>
                <w:rFonts w:ascii="Calibri" w:cs="Calibri" w:eastAsia="Calibri" w:hAnsi="Calibri"/>
                <w:color w:val="000000"/>
                <w:sz w:val="22"/>
                <w:szCs w:val="22"/>
              </w:rPr>
            </w:rPrChange>
          </w:rPr>
          <w:t xml:space="preserve">instructed</w:t>
        </w:r>
      </w:ins>
      <w:del w:author="Info Vivencia" w:id="72" w:date="2026-06-18T07:16:13Z">
        <w:r w:rsidDel="00000000" w:rsidR="00000000" w:rsidRPr="00000000">
          <w:rPr>
            <w:rtl w:val="0"/>
            <w:rPrChange w:author="Info Vivencia" w:id="73" w:date="2026-06-18T07:16:13Z">
              <w:rPr>
                <w:rFonts w:ascii="Calibri" w:cs="Calibri" w:eastAsia="Calibri" w:hAnsi="Calibri"/>
                <w:color w:val="000000"/>
                <w:sz w:val="22"/>
                <w:szCs w:val="22"/>
              </w:rPr>
            </w:rPrChange>
          </w:rPr>
          <w:delText xml:space="preserve">told</w:delText>
        </w:r>
      </w:del>
      <w:r w:rsidDel="00000000" w:rsidR="00000000" w:rsidRPr="00000000">
        <w:rPr>
          <w:rFonts w:ascii="Calibri" w:cs="Calibri" w:eastAsia="Calibri" w:hAnsi="Calibri"/>
          <w:color w:val="000000"/>
          <w:sz w:val="22"/>
          <w:szCs w:val="22"/>
          <w:rtl w:val="0"/>
        </w:rPr>
        <w:t xml:space="preserve"> to return organised notes under clear headings hands the writing agent something it can build on directly. So part of designing a multi-agent system is designing its handoffs: deciding what each agent should produce so that the next agent can take it up without confusion</w:t>
      </w:r>
      <w:ins w:author="Info Vivencia" w:id="74" w:date="2026-06-18T07:16:34Z">
        <w:r w:rsidDel="00000000" w:rsidR="00000000" w:rsidRPr="00000000">
          <w:rPr>
            <w:rFonts w:ascii="Calibri" w:cs="Calibri" w:eastAsia="Calibri" w:hAnsi="Calibri"/>
            <w:color w:val="000000"/>
            <w:sz w:val="22"/>
            <w:szCs w:val="22"/>
            <w:rtl w:val="0"/>
          </w:rPr>
          <w:t xml:space="preserve"> is part of the</w:t>
        </w:r>
        <w:r w:rsidDel="00000000" w:rsidR="00000000" w:rsidRPr="00000000">
          <w:rPr>
            <w:rtl w:val="0"/>
            <w:rPrChange w:author="Info Vivencia" w:id="75" w:date="2026-06-18T07:16:34Z">
              <w:rPr>
                <w:rFonts w:ascii="Calibri" w:cs="Calibri" w:eastAsia="Calibri" w:hAnsi="Calibri"/>
                <w:color w:val="000000"/>
                <w:sz w:val="22"/>
                <w:szCs w:val="22"/>
              </w:rPr>
            </w:rPrChange>
          </w:rPr>
          <w:t xml:space="preserve"> process</w:t>
        </w:r>
      </w:ins>
      <w:r w:rsidDel="00000000" w:rsidR="00000000" w:rsidRPr="00000000">
        <w:rPr>
          <w:rFonts w:ascii="Calibri" w:cs="Calibri" w:eastAsia="Calibri" w:hAnsi="Calibri"/>
          <w:color w:val="000000"/>
          <w:sz w:val="22"/>
          <w:szCs w:val="22"/>
          <w:rtl w:val="0"/>
        </w:rPr>
        <w:t xml:space="preserve">. This is new compared with the single agent of Day 10, where there was no one downstream to hand to. Here, every agent</w:t>
      </w:r>
      <w:ins w:author="Info Vivencia" w:id="76" w:date="2026-06-18T07:18:06Z">
        <w:r w:rsidDel="00000000" w:rsidR="00000000" w:rsidRPr="00000000">
          <w:rPr>
            <w:rFonts w:ascii="Calibri" w:cs="Calibri" w:eastAsia="Calibri" w:hAnsi="Calibri"/>
            <w:color w:val="000000"/>
            <w:sz w:val="22"/>
            <w:szCs w:val="22"/>
            <w:rtl w:val="0"/>
          </w:rPr>
          <w:t xml:space="preserve">,</w:t>
        </w:r>
      </w:ins>
      <w:r w:rsidDel="00000000" w:rsidR="00000000" w:rsidRPr="00000000">
        <w:rPr>
          <w:rFonts w:ascii="Calibri" w:cs="Calibri" w:eastAsia="Calibri" w:hAnsi="Calibri"/>
          <w:color w:val="000000"/>
          <w:sz w:val="22"/>
          <w:szCs w:val="22"/>
          <w:rtl w:val="0"/>
        </w:rPr>
        <w:t xml:space="preserve"> except the last</w:t>
      </w:r>
      <w:ins w:author="Info Vivencia" w:id="77" w:date="2026-06-18T07:18:09Z">
        <w:r w:rsidDel="00000000" w:rsidR="00000000" w:rsidRPr="00000000">
          <w:rPr>
            <w:rFonts w:ascii="Calibri" w:cs="Calibri" w:eastAsia="Calibri" w:hAnsi="Calibri"/>
            <w:color w:val="000000"/>
            <w:sz w:val="22"/>
            <w:szCs w:val="22"/>
            <w:rtl w:val="0"/>
          </w:rPr>
          <w:t xml:space="preserve">,</w:t>
        </w:r>
      </w:ins>
      <w:r w:rsidDel="00000000" w:rsidR="00000000" w:rsidRPr="00000000">
        <w:rPr>
          <w:rFonts w:ascii="Calibri" w:cs="Calibri" w:eastAsia="Calibri" w:hAnsi="Calibri"/>
          <w:color w:val="000000"/>
          <w:sz w:val="22"/>
          <w:szCs w:val="22"/>
          <w:rtl w:val="0"/>
        </w:rPr>
        <w:t xml:space="preserve"> is producing something for another agent, and its </w:t>
      </w:r>
      <w:ins w:author="Info Vivencia" w:id="78" w:date="2026-06-18T07:18:22Z">
        <w:r w:rsidDel="00000000" w:rsidR="00000000" w:rsidRPr="00000000">
          <w:rPr>
            <w:rtl w:val="0"/>
            <w:rPrChange w:author="Info Vivencia" w:id="79" w:date="2026-06-18T07:18:22Z">
              <w:rPr>
                <w:rFonts w:ascii="Calibri" w:cs="Calibri" w:eastAsia="Calibri" w:hAnsi="Calibri"/>
                <w:color w:val="000000"/>
                <w:sz w:val="22"/>
                <w:szCs w:val="22"/>
              </w:rPr>
            </w:rPrChange>
          </w:rPr>
          <w:t xml:space="preserve">instructions</w:t>
        </w:r>
      </w:ins>
      <w:del w:author="Info Vivencia" w:id="78" w:date="2026-06-18T07:18:22Z">
        <w:r w:rsidDel="00000000" w:rsidR="00000000" w:rsidRPr="00000000">
          <w:rPr>
            <w:rtl w:val="0"/>
            <w:rPrChange w:author="Info Vivencia" w:id="79" w:date="2026-06-18T07:18:22Z">
              <w:rPr>
                <w:rFonts w:ascii="Calibri" w:cs="Calibri" w:eastAsia="Calibri" w:hAnsi="Calibri"/>
                <w:color w:val="000000"/>
                <w:sz w:val="22"/>
                <w:szCs w:val="22"/>
              </w:rPr>
            </w:rPrChange>
          </w:rPr>
          <w:delText xml:space="preserve">brief</w:delText>
        </w:r>
      </w:del>
      <w:r w:rsidDel="00000000" w:rsidR="00000000" w:rsidRPr="00000000">
        <w:rPr>
          <w:rFonts w:ascii="Calibri" w:cs="Calibri" w:eastAsia="Calibri" w:hAnsi="Calibri"/>
          <w:color w:val="000000"/>
          <w:sz w:val="22"/>
          <w:szCs w:val="22"/>
          <w:rtl w:val="0"/>
        </w:rPr>
        <w:t xml:space="preserve"> must say so.</w:t>
      </w:r>
      <w:r w:rsidDel="00000000" w:rsidR="00000000" w:rsidRPr="00000000">
        <w:rPr>
          <w:rtl w:val="0"/>
        </w:rPr>
      </w:r>
    </w:p>
    <w:p w:rsidR="00000000" w:rsidDel="00000000" w:rsidP="00000000" w:rsidRDefault="00000000" w:rsidRPr="00000000" w14:paraId="00000017">
      <w:pPr>
        <w:spacing w:after="160" w:line="276" w:lineRule="auto"/>
        <w:rPr/>
      </w:pPr>
      <w:ins w:author="Info Vivencia" w:id="80" w:date="2026-06-18T07:20:17Z">
        <w:r w:rsidDel="00000000" w:rsidR="00000000" w:rsidRPr="00000000">
          <w:rPr>
            <w:rtl w:val="0"/>
            <w:rPrChange w:author="Info Vivencia" w:id="81" w:date="2026-06-18T07:20:17Z">
              <w:rPr/>
            </w:rPrChange>
          </w:rPr>
          <w:t xml:space="preserve">The following patterns are variations in how these handoffs are structured.</w:t>
        </w:r>
      </w:ins>
      <w:del w:author="Info Vivencia" w:id="80" w:date="2026-06-18T07:20:17Z">
        <w:r w:rsidDel="00000000" w:rsidR="00000000" w:rsidRPr="00000000">
          <w:rPr>
            <w:rFonts w:ascii="Calibri" w:cs="Calibri" w:eastAsia="Calibri" w:hAnsi="Calibri"/>
            <w:color w:val="000000"/>
            <w:sz w:val="22"/>
            <w:szCs w:val="22"/>
            <w:rtl w:val="0"/>
          </w:rPr>
          <w:delText xml:space="preserve">The patterns that follow are simply different arrangements of these handoffs</w:delText>
        </w:r>
      </w:del>
      <w:r w:rsidDel="00000000" w:rsidR="00000000" w:rsidRPr="00000000">
        <w:rPr>
          <w:rFonts w:ascii="Calibri" w:cs="Calibri" w:eastAsia="Calibri" w:hAnsi="Calibri"/>
          <w:color w:val="000000"/>
          <w:sz w:val="22"/>
          <w:szCs w:val="22"/>
          <w:rtl w:val="0"/>
        </w:rPr>
        <w:t xml:space="preserve">. In one, work passes down a line from each agent to the next. In another, several agents work at the same time and their outputs are gathered together. In a third, one agent stands at the front and decides which other agent should handle each piece of work. Three arrangements cover the great majority of what you will ever need. Each is introduced below with a small, real example, so that you see the </w:t>
      </w:r>
      <w:ins w:author="Info Vivencia" w:id="82" w:date="2026-06-18T07:20:53Z">
        <w:r w:rsidDel="00000000" w:rsidR="00000000" w:rsidRPr="00000000">
          <w:rPr>
            <w:rtl w:val="0"/>
            <w:rPrChange w:author="Info Vivencia" w:id="83" w:date="2026-06-18T07:20:53Z">
              <w:rPr>
                <w:rFonts w:ascii="Calibri" w:cs="Calibri" w:eastAsia="Calibri" w:hAnsi="Calibri"/>
                <w:color w:val="000000"/>
                <w:sz w:val="22"/>
                <w:szCs w:val="22"/>
              </w:rPr>
            </w:rPrChange>
          </w:rPr>
          <w:t xml:space="preserve">form</w:t>
        </w:r>
      </w:ins>
      <w:del w:author="Info Vivencia" w:id="82" w:date="2026-06-18T07:20:53Z">
        <w:r w:rsidDel="00000000" w:rsidR="00000000" w:rsidRPr="00000000">
          <w:rPr>
            <w:rtl w:val="0"/>
            <w:rPrChange w:author="Info Vivencia" w:id="83" w:date="2026-06-18T07:20:53Z">
              <w:rPr>
                <w:rFonts w:ascii="Calibri" w:cs="Calibri" w:eastAsia="Calibri" w:hAnsi="Calibri"/>
                <w:color w:val="000000"/>
                <w:sz w:val="22"/>
                <w:szCs w:val="22"/>
              </w:rPr>
            </w:rPrChange>
          </w:rPr>
          <w:delText xml:space="preserve">shape</w:delText>
        </w:r>
      </w:del>
      <w:r w:rsidDel="00000000" w:rsidR="00000000" w:rsidRPr="00000000">
        <w:rPr>
          <w:rFonts w:ascii="Calibri" w:cs="Calibri" w:eastAsia="Calibri" w:hAnsi="Calibri"/>
          <w:color w:val="000000"/>
          <w:sz w:val="22"/>
          <w:szCs w:val="22"/>
          <w:rtl w:val="0"/>
        </w:rPr>
        <w:t xml:space="preserve"> of it and not only </w:t>
      </w:r>
      <w:ins w:author="Info Vivencia" w:id="84" w:date="2026-06-18T07:20:58Z">
        <w:r w:rsidDel="00000000" w:rsidR="00000000" w:rsidRPr="00000000">
          <w:rPr>
            <w:rtl w:val="0"/>
            <w:rPrChange w:author="Info Vivencia" w:id="85" w:date="2026-06-18T07:20:58Z">
              <w:rPr>
                <w:rFonts w:ascii="Calibri" w:cs="Calibri" w:eastAsia="Calibri" w:hAnsi="Calibri"/>
                <w:color w:val="000000"/>
                <w:sz w:val="22"/>
                <w:szCs w:val="22"/>
              </w:rPr>
            </w:rPrChange>
          </w:rPr>
          <w:t xml:space="preserve">it’s</w:t>
        </w:r>
      </w:ins>
      <w:del w:author="Info Vivencia" w:id="84" w:date="2026-06-18T07:20:58Z">
        <w:r w:rsidDel="00000000" w:rsidR="00000000" w:rsidRPr="00000000">
          <w:rPr>
            <w:rtl w:val="0"/>
            <w:rPrChange w:author="Info Vivencia" w:id="85" w:date="2026-06-18T07:20:58Z">
              <w:rPr>
                <w:rFonts w:ascii="Calibri" w:cs="Calibri" w:eastAsia="Calibri" w:hAnsi="Calibri"/>
                <w:color w:val="000000"/>
                <w:sz w:val="22"/>
                <w:szCs w:val="22"/>
              </w:rPr>
            </w:rPrChange>
          </w:rPr>
          <w:delText xml:space="preserve">the</w:delText>
        </w:r>
      </w:del>
      <w:r w:rsidDel="00000000" w:rsidR="00000000" w:rsidRPr="00000000">
        <w:rPr>
          <w:rFonts w:ascii="Calibri" w:cs="Calibri" w:eastAsia="Calibri" w:hAnsi="Calibri"/>
          <w:color w:val="000000"/>
          <w:sz w:val="22"/>
          <w:szCs w:val="22"/>
          <w:rtl w:val="0"/>
        </w:rPr>
        <w:t xml:space="preserve"> description.</w:t>
      </w:r>
      <w:r w:rsidDel="00000000" w:rsidR="00000000" w:rsidRPr="00000000">
        <w:rPr>
          <w:rtl w:val="0"/>
        </w:rPr>
      </w:r>
    </w:p>
    <w:p w:rsidR="00000000" w:rsidDel="00000000" w:rsidP="00000000" w:rsidRDefault="00000000" w:rsidRPr="00000000" w14:paraId="00000018">
      <w:pPr>
        <w:spacing w:after="120" w:before="200" w:lineRule="auto"/>
        <w:rPr/>
      </w:pPr>
      <w:r w:rsidDel="00000000" w:rsidR="00000000" w:rsidRPr="00000000">
        <w:rPr>
          <w:rFonts w:ascii="Calibri" w:cs="Calibri" w:eastAsia="Calibri" w:hAnsi="Calibri"/>
          <w:b w:val="1"/>
          <w:bCs w:val="1"/>
          <w:color w:val="000000"/>
          <w:sz w:val="24"/>
          <w:szCs w:val="24"/>
          <w:rtl w:val="0"/>
        </w:rPr>
        <w:t xml:space="preserve">3.2  The sequential pipeline</w:t>
      </w:r>
      <w:r w:rsidDel="00000000" w:rsidR="00000000" w:rsidRPr="00000000">
        <w:rPr>
          <w:rtl w:val="0"/>
        </w:rPr>
      </w:r>
    </w:p>
    <w:p w:rsidR="00000000" w:rsidDel="00000000" w:rsidP="00000000" w:rsidRDefault="00000000" w:rsidRPr="00000000" w14:paraId="00000019">
      <w:pPr>
        <w:spacing w:after="160" w:line="276" w:lineRule="auto"/>
        <w:rPr/>
      </w:pPr>
      <w:r w:rsidDel="00000000" w:rsidR="00000000" w:rsidRPr="00000000">
        <w:rPr>
          <w:rFonts w:ascii="Calibri" w:cs="Calibri" w:eastAsia="Calibri" w:hAnsi="Calibri"/>
          <w:color w:val="000000"/>
          <w:sz w:val="22"/>
          <w:szCs w:val="22"/>
          <w:rtl w:val="0"/>
        </w:rPr>
        <w:t xml:space="preserve">The first and most common arrangement is the sequential pipeline, sometimes pictured as an assembly line. The agents are placed in a line, and work passes down that line from one to the next: the first agent does its part and hands its output to the second, the second builds on it and hands to the third, and so on until the last agent produces the finished result. Each agent receives the work in a more developed state than the one before it received it, and adds its own specialised contribution before passing it on. It is the natural shape for any job that has a clear order — where the second step genuinely cannot begin until the first is done.</w:t>
      </w:r>
      <w:r w:rsidDel="00000000" w:rsidR="00000000" w:rsidRPr="00000000">
        <w:rPr>
          <w:rtl w:val="0"/>
        </w:rPr>
      </w:r>
    </w:p>
    <w:p w:rsidR="00000000" w:rsidDel="00000000" w:rsidP="00000000" w:rsidRDefault="00000000" w:rsidRPr="00000000" w14:paraId="0000001A">
      <w:pPr>
        <w:spacing w:after="160" w:line="276" w:lineRule="auto"/>
        <w:rPr/>
      </w:pPr>
      <w:r w:rsidDel="00000000" w:rsidR="00000000" w:rsidRPr="00000000">
        <w:rPr>
          <w:rFonts w:ascii="Calibri" w:cs="Calibri" w:eastAsia="Calibri" w:hAnsi="Calibri"/>
          <w:color w:val="000000"/>
          <w:sz w:val="22"/>
          <w:szCs w:val="22"/>
          <w:rtl w:val="0"/>
        </w:rPr>
        <w:t xml:space="preserve">Consider a freelancer in Indore who writes blog articles for small business clients and wants to produce them faster without losing quality. The job has a natural order — you cannot write before you have researched, and you should not edit before you have written — so it fits a pipeline exactly. The freelancer sets up three specialised agents and runs them in sequence, each with a brief built for one part of the work.</w:t>
      </w:r>
      <w:r w:rsidDel="00000000" w:rsidR="00000000" w:rsidRPr="00000000">
        <w:rPr>
          <w:rtl w:val="0"/>
        </w:rPr>
      </w:r>
    </w:p>
    <w:p w:rsidR="00000000" w:rsidDel="00000000" w:rsidP="00000000" w:rsidRDefault="00000000" w:rsidRPr="00000000" w14:paraId="0000001B">
      <w:pPr>
        <w:spacing w:after="160" w:line="276" w:lineRule="auto"/>
        <w:ind w:left="720" w:right="720" w:firstLine="0"/>
        <w:rPr>
          <w:ins w:author="Info Vivencia" w:id="86" w:date="2026-06-18T07:23:07Z"/>
          <w:rFonts w:ascii="Calibri" w:cs="Calibri" w:eastAsia="Calibri" w:hAnsi="Calibri"/>
          <w:i w:val="1"/>
          <w:iCs w:val="1"/>
          <w:color w:val="000000"/>
          <w:sz w:val="22"/>
          <w:szCs w:val="22"/>
        </w:rPr>
      </w:pPr>
      <w:r w:rsidDel="00000000" w:rsidR="00000000" w:rsidRPr="00000000">
        <w:rPr>
          <w:rFonts w:ascii="Calibri" w:cs="Calibri" w:eastAsia="Calibri" w:hAnsi="Calibri"/>
          <w:i w:val="1"/>
          <w:iCs w:val="1"/>
          <w:color w:val="000000"/>
          <w:sz w:val="22"/>
          <w:szCs w:val="22"/>
          <w:rtl w:val="0"/>
        </w:rPr>
        <w:t xml:space="preserve">Research agent: gather and organise reliable, recent information on the given topic, returned as clear notes under headings, with no opinion and no polished prose. </w:t>
      </w:r>
      <w:ins w:author="Info Vivencia" w:id="86" w:date="2026-06-18T07:23:07Z">
        <w:r w:rsidDel="00000000" w:rsidR="00000000" w:rsidRPr="00000000">
          <w:rPr>
            <w:rtl w:val="0"/>
          </w:rPr>
        </w:r>
      </w:ins>
    </w:p>
    <w:p w:rsidR="00000000" w:rsidDel="00000000" w:rsidP="00000000" w:rsidRDefault="00000000" w:rsidRPr="00000000" w14:paraId="0000001C">
      <w:pPr>
        <w:spacing w:after="160" w:line="276" w:lineRule="auto"/>
        <w:ind w:left="720" w:right="720" w:firstLine="0"/>
        <w:rPr/>
        <w:pPrChange w:author="Info Vivencia" w:id="0" w:date="2026-06-18T07:23:20Z">
          <w:pPr>
            <w:spacing w:after="160" w:line="276" w:lineRule="auto"/>
            <w:ind w:left="720" w:right="720" w:firstLine="0"/>
          </w:pPr>
        </w:pPrChange>
      </w:pPr>
      <w:r w:rsidDel="00000000" w:rsidR="00000000" w:rsidRPr="00000000">
        <w:rPr>
          <w:rFonts w:ascii="Calibri" w:cs="Calibri" w:eastAsia="Calibri" w:hAnsi="Calibri"/>
          <w:i w:val="1"/>
          <w:iCs w:val="1"/>
          <w:color w:val="000000"/>
          <w:sz w:val="22"/>
          <w:szCs w:val="22"/>
          <w:rtl w:val="0"/>
        </w:rPr>
        <w:t xml:space="preserve">Writing agent: take those notes and write a warm, readable six-hundred-word article in the client’s voice, following the notes and adding nothing invented. </w:t>
      </w:r>
      <w:ins w:author="Info Vivencia" w:id="87" w:date="2026-06-18T07:23:18Z">
        <w:r w:rsidDel="00000000" w:rsidR="00000000" w:rsidRPr="00000000">
          <w:rPr>
            <w:rFonts w:ascii="Calibri" w:cs="Calibri" w:eastAsia="Calibri" w:hAnsi="Calibri"/>
            <w:i w:val="1"/>
            <w:iCs w:val="1"/>
            <w:color w:val="000000"/>
            <w:sz w:val="22"/>
            <w:szCs w:val="22"/>
            <w:rtl w:val="0"/>
          </w:rPr>
          <w:br w:type="textWrapping"/>
        </w:r>
      </w:ins>
      <w:r w:rsidDel="00000000" w:rsidR="00000000" w:rsidRPr="00000000">
        <w:rPr>
          <w:rFonts w:ascii="Calibri" w:cs="Calibri" w:eastAsia="Calibri" w:hAnsi="Calibri"/>
          <w:i w:val="1"/>
          <w:iCs w:val="1"/>
          <w:color w:val="000000"/>
          <w:sz w:val="22"/>
          <w:szCs w:val="22"/>
          <w:rtl w:val="0"/>
        </w:rPr>
        <w:t xml:space="preserve">Editing agent: read that draft critically, tighten the language, remove anything unclear or repetitive, check that it keeps to the brief, and return a clean final version.</w:t>
      </w:r>
      <w:r w:rsidDel="00000000" w:rsidR="00000000" w:rsidRPr="00000000">
        <w:rPr>
          <w:rtl w:val="0"/>
        </w:rPr>
      </w:r>
    </w:p>
    <w:p w:rsidR="00000000" w:rsidDel="00000000" w:rsidP="00000000" w:rsidRDefault="00000000" w:rsidRPr="00000000" w14:paraId="0000001D">
      <w:pPr>
        <w:spacing w:after="160" w:line="276" w:lineRule="auto"/>
        <w:rPr/>
      </w:pPr>
      <w:r w:rsidDel="00000000" w:rsidR="00000000" w:rsidRPr="00000000">
        <w:rPr>
          <w:rFonts w:ascii="Calibri" w:cs="Calibri" w:eastAsia="Calibri" w:hAnsi="Calibri"/>
          <w:color w:val="000000"/>
          <w:sz w:val="22"/>
          <w:szCs w:val="22"/>
          <w:rtl w:val="0"/>
        </w:rPr>
        <w:t xml:space="preserve">The freelancer gives the first agent the topic, takes its notes and gives them to the second, takes the second’s draft and gives it to the third, and receives a finished article at the end. Three focused passes have replaced one overloaded request, and because each agent did only its own job, each did it well. This is the pattern to reach for whenever a job breaks into steps that must happen in order, and it is the one you will use most often.</w:t>
      </w:r>
      <w:r w:rsidDel="00000000" w:rsidR="00000000" w:rsidRPr="00000000">
        <w:rPr>
          <w:rtl w:val="0"/>
        </w:rPr>
      </w:r>
    </w:p>
    <w:p w:rsidR="00000000" w:rsidDel="00000000" w:rsidP="00000000" w:rsidRDefault="00000000" w:rsidRPr="00000000" w14:paraId="0000001E">
      <w:pPr>
        <w:spacing w:after="120" w:before="200" w:lineRule="auto"/>
        <w:rPr/>
      </w:pPr>
      <w:r w:rsidDel="00000000" w:rsidR="00000000" w:rsidRPr="00000000">
        <w:rPr>
          <w:rFonts w:ascii="Calibri" w:cs="Calibri" w:eastAsia="Calibri" w:hAnsi="Calibri"/>
          <w:b w:val="1"/>
          <w:bCs w:val="1"/>
          <w:color w:val="000000"/>
          <w:sz w:val="24"/>
          <w:szCs w:val="24"/>
          <w:rtl w:val="0"/>
        </w:rPr>
        <w:t xml:space="preserve">3.3  Parallel and combine</w:t>
      </w:r>
      <w:r w:rsidDel="00000000" w:rsidR="00000000" w:rsidRPr="00000000">
        <w:rPr>
          <w:rtl w:val="0"/>
        </w:rPr>
      </w:r>
    </w:p>
    <w:p w:rsidR="00000000" w:rsidDel="00000000" w:rsidP="00000000" w:rsidRDefault="00000000" w:rsidRPr="00000000" w14:paraId="0000001F">
      <w:pPr>
        <w:spacing w:after="160" w:line="276" w:lineRule="auto"/>
        <w:rPr/>
      </w:pPr>
      <w:ins w:author="Info Vivencia" w:id="89" w:date="2026-06-18T07:25:18Z">
        <w:r w:rsidDel="00000000" w:rsidR="00000000" w:rsidRPr="00000000">
          <w:rPr>
            <w:rtl w:val="0"/>
            <w:rPrChange w:author="Info Vivencia" w:id="90" w:date="2026-06-18T07:25:18Z">
              <w:rPr/>
            </w:rPrChange>
          </w:rPr>
          <w:t xml:space="preserve">The second arrangement relies on parallel workflows that converge into a single output.</w:t>
        </w:r>
      </w:ins>
      <w:del w:author="Info Vivencia" w:id="89" w:date="2026-06-18T07:25:18Z">
        <w:r w:rsidDel="00000000" w:rsidR="00000000" w:rsidRPr="00000000">
          <w:rPr>
            <w:rFonts w:ascii="Calibri" w:cs="Calibri" w:eastAsia="Calibri" w:hAnsi="Calibri"/>
            <w:color w:val="000000"/>
            <w:sz w:val="22"/>
            <w:szCs w:val="22"/>
            <w:rtl w:val="0"/>
          </w:rPr>
          <w:delText xml:space="preserve">The second arrangement is parallel work followed by a combine.</w:delText>
        </w:r>
      </w:del>
      <w:r w:rsidDel="00000000" w:rsidR="00000000" w:rsidRPr="00000000">
        <w:rPr>
          <w:rFonts w:ascii="Calibri" w:cs="Calibri" w:eastAsia="Calibri" w:hAnsi="Calibri"/>
          <w:color w:val="000000"/>
          <w:sz w:val="22"/>
          <w:szCs w:val="22"/>
          <w:rtl w:val="0"/>
        </w:rPr>
        <w:t xml:space="preserve"> Instead of a single line in which each agent waits for the one before it, several agents work at the same time on different parts of the job, and a final agent gathers their separate outputs into one. This fits a job whose parts are independent of one another — where one part does not need another to be finished first, so there is no reason to make them wait in line. Running them at once is quicker, and it lets each agent give its full attention to a narrower slice</w:t>
      </w:r>
      <w:ins w:author="Info Vivencia" w:id="91" w:date="2026-06-18T07:27:29Z">
        <w:r w:rsidDel="00000000" w:rsidR="00000000" w:rsidRPr="00000000">
          <w:rPr>
            <w:rFonts w:ascii="Calibri" w:cs="Calibri" w:eastAsia="Calibri" w:hAnsi="Calibri"/>
            <w:color w:val="000000"/>
            <w:sz w:val="22"/>
            <w:szCs w:val="22"/>
            <w:rtl w:val="0"/>
          </w:rPr>
          <w:t xml:space="preserve"> o</w:t>
        </w:r>
        <w:r w:rsidDel="00000000" w:rsidR="00000000" w:rsidRPr="00000000">
          <w:rPr>
            <w:rtl w:val="0"/>
            <w:rPrChange w:author="Info Vivencia" w:id="92" w:date="2026-06-18T07:27:29Z">
              <w:rPr>
                <w:rFonts w:ascii="Calibri" w:cs="Calibri" w:eastAsia="Calibri" w:hAnsi="Calibri"/>
                <w:color w:val="000000"/>
                <w:sz w:val="22"/>
                <w:szCs w:val="22"/>
              </w:rPr>
            </w:rPrChange>
          </w:rPr>
          <w:t xml:space="preserve">f the final product</w:t>
        </w:r>
      </w:ins>
      <w:r w:rsidDel="00000000" w:rsidR="00000000" w:rsidRPr="00000000">
        <w:rPr>
          <w:rFonts w:ascii="Calibri" w:cs="Calibri" w:eastAsia="Calibri" w:hAnsi="Calibri"/>
          <w:color w:val="000000"/>
          <w:sz w:val="22"/>
          <w:szCs w:val="22"/>
          <w:rtl w:val="0"/>
        </w:rPr>
        <w:t xml:space="preserve">.</w:t>
      </w:r>
      <w:r w:rsidDel="00000000" w:rsidR="00000000" w:rsidRPr="00000000">
        <w:rPr>
          <w:rtl w:val="0"/>
        </w:rPr>
      </w:r>
    </w:p>
    <w:p w:rsidR="00000000" w:rsidDel="00000000" w:rsidP="00000000" w:rsidRDefault="00000000" w:rsidRPr="00000000" w14:paraId="00000020">
      <w:pPr>
        <w:spacing w:after="160" w:line="276" w:lineRule="auto"/>
        <w:rPr/>
      </w:pPr>
      <w:r w:rsidDel="00000000" w:rsidR="00000000" w:rsidRPr="00000000">
        <w:rPr>
          <w:rFonts w:ascii="Calibri" w:cs="Calibri" w:eastAsia="Calibri" w:hAnsi="Calibri"/>
          <w:color w:val="000000"/>
          <w:sz w:val="22"/>
          <w:szCs w:val="22"/>
          <w:rtl w:val="0"/>
        </w:rPr>
        <w:t xml:space="preserve">Take someone preparing a report on whether a small business should expand into a new city. The question has several independent strands — the local market, the competition, the costs, the regulations — and none of them depends on the others, so they can be looked into at the same time. A multi-agent system here uses one agent per strand and a final agent to bring the findings together.</w:t>
      </w:r>
      <w:r w:rsidDel="00000000" w:rsidR="00000000" w:rsidRPr="00000000">
        <w:rPr>
          <w:rtl w:val="0"/>
        </w:rPr>
      </w:r>
    </w:p>
    <w:p w:rsidR="00000000" w:rsidDel="00000000" w:rsidP="00000000" w:rsidRDefault="00000000" w:rsidRPr="00000000" w14:paraId="00000021">
      <w:pPr>
        <w:spacing w:after="160" w:line="276" w:lineRule="auto"/>
        <w:ind w:left="720" w:right="720" w:firstLine="0"/>
        <w:rPr>
          <w:ins w:author="Info Vivencia" w:id="93" w:date="2026-06-18T07:30:54Z"/>
          <w:rFonts w:ascii="Calibri" w:cs="Calibri" w:eastAsia="Calibri" w:hAnsi="Calibri"/>
          <w:i w:val="1"/>
          <w:iCs w:val="1"/>
          <w:color w:val="000000"/>
          <w:sz w:val="22"/>
          <w:szCs w:val="22"/>
        </w:rPr>
      </w:pPr>
      <w:r w:rsidDel="00000000" w:rsidR="00000000" w:rsidRPr="00000000">
        <w:rPr>
          <w:rFonts w:ascii="Calibri" w:cs="Calibri" w:eastAsia="Calibri" w:hAnsi="Calibri"/>
          <w:i w:val="1"/>
          <w:iCs w:val="1"/>
          <w:color w:val="000000"/>
          <w:sz w:val="22"/>
          <w:szCs w:val="22"/>
          <w:rtl w:val="0"/>
        </w:rPr>
        <w:t xml:space="preserve">Four research agents work in parallel, each with a single strand: one studies the size and nature of the local market, one studies the existing competitors, one studies the likely costs of setting up, and one studies the rules and licences involved. Each returns a short, organised summary of its strand alone.</w:t>
      </w:r>
      <w:ins w:author="Info Vivencia" w:id="93" w:date="2026-06-18T07:30:54Z">
        <w:r w:rsidDel="00000000" w:rsidR="00000000" w:rsidRPr="00000000">
          <w:rPr>
            <w:rtl w:val="0"/>
          </w:rPr>
        </w:r>
      </w:ins>
    </w:p>
    <w:p w:rsidR="00000000" w:rsidDel="00000000" w:rsidP="00000000" w:rsidRDefault="00000000" w:rsidRPr="00000000" w14:paraId="00000022">
      <w:pPr>
        <w:spacing w:after="160" w:line="276" w:lineRule="auto"/>
        <w:ind w:left="720" w:right="720" w:firstLine="0"/>
        <w:rPr/>
      </w:pPr>
      <w:r w:rsidDel="00000000" w:rsidR="00000000" w:rsidRPr="00000000">
        <w:rPr>
          <w:rFonts w:ascii="Calibri" w:cs="Calibri" w:eastAsia="Calibri" w:hAnsi="Calibri"/>
          <w:i w:val="1"/>
          <w:iCs w:val="1"/>
          <w:color w:val="000000"/>
          <w:sz w:val="22"/>
          <w:szCs w:val="22"/>
          <w:rtl w:val="0"/>
        </w:rPr>
        <w:t xml:space="preserve"> A fifth agent, the combiner, takes all four summaries and weaves them into one coherent report that lays the strands side by side and notes where they support or contradict one another.</w:t>
      </w:r>
      <w:r w:rsidDel="00000000" w:rsidR="00000000" w:rsidRPr="00000000">
        <w:rPr>
          <w:rtl w:val="0"/>
        </w:rPr>
      </w:r>
    </w:p>
    <w:p w:rsidR="00000000" w:rsidDel="00000000" w:rsidP="00000000" w:rsidRDefault="00000000" w:rsidRPr="00000000" w14:paraId="00000023">
      <w:pPr>
        <w:spacing w:after="160" w:line="276" w:lineRule="auto"/>
        <w:rPr/>
      </w:pPr>
      <w:r w:rsidDel="00000000" w:rsidR="00000000" w:rsidRPr="00000000">
        <w:rPr>
          <w:rFonts w:ascii="Calibri" w:cs="Calibri" w:eastAsia="Calibri" w:hAnsi="Calibri"/>
          <w:color w:val="000000"/>
          <w:sz w:val="22"/>
          <w:szCs w:val="22"/>
          <w:rtl w:val="0"/>
        </w:rPr>
        <w:t xml:space="preserve">Each strand is researched by an agent free to concentrate on it alone, and the combiner’s only job is to make a single sensible </w:t>
      </w:r>
      <w:ins w:author="Info Vivencia" w:id="94" w:date="2026-06-18T07:28:25Z">
        <w:r w:rsidDel="00000000" w:rsidR="00000000" w:rsidRPr="00000000">
          <w:rPr>
            <w:rtl w:val="0"/>
            <w:rPrChange w:author="Info Vivencia" w:id="95" w:date="2026-06-18T07:28:25Z">
              <w:rPr>
                <w:rFonts w:ascii="Calibri" w:cs="Calibri" w:eastAsia="Calibri" w:hAnsi="Calibri"/>
                <w:color w:val="000000"/>
                <w:sz w:val="22"/>
                <w:szCs w:val="22"/>
              </w:rPr>
            </w:rPrChange>
          </w:rPr>
          <w:t xml:space="preserve">report</w:t>
        </w:r>
      </w:ins>
      <w:del w:author="Info Vivencia" w:id="94" w:date="2026-06-18T07:28:25Z">
        <w:r w:rsidDel="00000000" w:rsidR="00000000" w:rsidRPr="00000000">
          <w:rPr>
            <w:rtl w:val="0"/>
            <w:rPrChange w:author="Info Vivencia" w:id="95" w:date="2026-06-18T07:28:25Z">
              <w:rPr>
                <w:rFonts w:ascii="Calibri" w:cs="Calibri" w:eastAsia="Calibri" w:hAnsi="Calibri"/>
                <w:color w:val="000000"/>
                <w:sz w:val="22"/>
                <w:szCs w:val="22"/>
              </w:rPr>
            </w:rPrChange>
          </w:rPr>
          <w:delText xml:space="preserve">whole</w:delText>
        </w:r>
      </w:del>
      <w:r w:rsidDel="00000000" w:rsidR="00000000" w:rsidRPr="00000000">
        <w:rPr>
          <w:rFonts w:ascii="Calibri" w:cs="Calibri" w:eastAsia="Calibri" w:hAnsi="Calibri"/>
          <w:color w:val="000000"/>
          <w:sz w:val="22"/>
          <w:szCs w:val="22"/>
          <w:rtl w:val="0"/>
        </w:rPr>
        <w:t xml:space="preserve"> from four separate parts. This is the shape behind the research assistants the program said you would be able to build: not one agent trying to hold an entire investigation in its head, but several narrow investigators and one synthesiser. </w:t>
      </w:r>
      <w:ins w:author="Info Vivencia" w:id="96" w:date="2026-06-18T07:28:55Z">
        <w:r w:rsidDel="00000000" w:rsidR="00000000" w:rsidRPr="00000000">
          <w:rPr>
            <w:rtl w:val="0"/>
            <w:rPrChange w:author="Info Vivencia" w:id="97" w:date="2026-06-18T07:28:55Z">
              <w:rPr>
                <w:rFonts w:ascii="Calibri" w:cs="Calibri" w:eastAsia="Calibri" w:hAnsi="Calibri"/>
                <w:color w:val="000000"/>
                <w:sz w:val="22"/>
                <w:szCs w:val="22"/>
              </w:rPr>
            </w:rPrChange>
          </w:rPr>
          <w:t xml:space="preserve">Utilize</w:t>
        </w:r>
      </w:ins>
      <w:del w:author="Info Vivencia" w:id="96" w:date="2026-06-18T07:28:55Z">
        <w:r w:rsidDel="00000000" w:rsidR="00000000" w:rsidRPr="00000000">
          <w:rPr>
            <w:rtl w:val="0"/>
            <w:rPrChange w:author="Info Vivencia" w:id="97" w:date="2026-06-18T07:28:55Z">
              <w:rPr>
                <w:rFonts w:ascii="Calibri" w:cs="Calibri" w:eastAsia="Calibri" w:hAnsi="Calibri"/>
                <w:color w:val="000000"/>
                <w:sz w:val="22"/>
                <w:szCs w:val="22"/>
              </w:rPr>
            </w:rPrChange>
          </w:rPr>
          <w:delText xml:space="preserve">Reach</w:delText>
        </w:r>
      </w:del>
      <w:r w:rsidDel="00000000" w:rsidR="00000000" w:rsidRPr="00000000">
        <w:rPr>
          <w:rFonts w:ascii="Calibri" w:cs="Calibri" w:eastAsia="Calibri" w:hAnsi="Calibri"/>
          <w:color w:val="000000"/>
          <w:sz w:val="22"/>
          <w:szCs w:val="22"/>
          <w:rtl w:val="0"/>
        </w:rPr>
        <w:t xml:space="preserve"> </w:t>
      </w:r>
      <w:del w:author="Info Vivencia" w:id="98" w:date="2026-06-18T07:28:58Z">
        <w:r w:rsidDel="00000000" w:rsidR="00000000" w:rsidRPr="00000000">
          <w:rPr>
            <w:rFonts w:ascii="Calibri" w:cs="Calibri" w:eastAsia="Calibri" w:hAnsi="Calibri"/>
            <w:color w:val="000000"/>
            <w:sz w:val="22"/>
            <w:szCs w:val="22"/>
            <w:rtl w:val="0"/>
          </w:rPr>
          <w:delText xml:space="preserve">for</w:delText>
        </w:r>
      </w:del>
      <w:r w:rsidDel="00000000" w:rsidR="00000000" w:rsidRPr="00000000">
        <w:rPr>
          <w:rFonts w:ascii="Calibri" w:cs="Calibri" w:eastAsia="Calibri" w:hAnsi="Calibri"/>
          <w:color w:val="000000"/>
          <w:sz w:val="22"/>
          <w:szCs w:val="22"/>
          <w:rtl w:val="0"/>
        </w:rPr>
        <w:t xml:space="preserve"> this pattern when a job splits into parts that do not depend on each other, because there is nothing to be gained by making independent work wait in a line.</w:t>
      </w:r>
      <w:r w:rsidDel="00000000" w:rsidR="00000000" w:rsidRPr="00000000">
        <w:rPr>
          <w:rtl w:val="0"/>
        </w:rPr>
      </w:r>
    </w:p>
    <w:p w:rsidR="00000000" w:rsidDel="00000000" w:rsidP="00000000" w:rsidRDefault="00000000" w:rsidRPr="00000000" w14:paraId="00000024">
      <w:pPr>
        <w:spacing w:after="120" w:before="200" w:lineRule="auto"/>
        <w:rPr/>
      </w:pPr>
      <w:r w:rsidDel="00000000" w:rsidR="00000000" w:rsidRPr="00000000">
        <w:rPr>
          <w:rFonts w:ascii="Calibri" w:cs="Calibri" w:eastAsia="Calibri" w:hAnsi="Calibri"/>
          <w:b w:val="1"/>
          <w:bCs w:val="1"/>
          <w:color w:val="000000"/>
          <w:sz w:val="24"/>
          <w:szCs w:val="24"/>
          <w:rtl w:val="0"/>
        </w:rPr>
        <w:t xml:space="preserve">3.4  The orchestrator and specialists</w:t>
      </w:r>
      <w:r w:rsidDel="00000000" w:rsidR="00000000" w:rsidRPr="00000000">
        <w:rPr>
          <w:rtl w:val="0"/>
        </w:rPr>
      </w:r>
    </w:p>
    <w:p w:rsidR="00000000" w:rsidDel="00000000" w:rsidP="00000000" w:rsidRDefault="00000000" w:rsidRPr="00000000" w14:paraId="00000025">
      <w:pPr>
        <w:spacing w:after="160" w:line="276" w:lineRule="auto"/>
        <w:rPr/>
      </w:pPr>
      <w:r w:rsidDel="00000000" w:rsidR="00000000" w:rsidRPr="00000000">
        <w:rPr>
          <w:rFonts w:ascii="Calibri" w:cs="Calibri" w:eastAsia="Calibri" w:hAnsi="Calibri"/>
          <w:color w:val="000000"/>
          <w:sz w:val="22"/>
          <w:szCs w:val="22"/>
          <w:rtl w:val="0"/>
        </w:rPr>
        <w:t xml:space="preserve">The third arrangement places one agent at the front to direct the others. This front agent — the orchestrator, sometimes called a router or a manager — does not do the specialised work itself. Its job is to read each incoming request, decide which specialist agent should handle it, and pass it there. Behind it</w:t>
      </w:r>
      <w:ins w:author="Info Vivencia" w:id="99" w:date="2026-06-18T07:31:21Z">
        <w:r w:rsidDel="00000000" w:rsidR="00000000" w:rsidRPr="00000000">
          <w:rPr>
            <w:rFonts w:ascii="Calibri" w:cs="Calibri" w:eastAsia="Calibri" w:hAnsi="Calibri"/>
            <w:color w:val="000000"/>
            <w:sz w:val="22"/>
            <w:szCs w:val="22"/>
            <w:rtl w:val="0"/>
          </w:rPr>
          <w:t xml:space="preserve">,</w:t>
        </w:r>
      </w:ins>
      <w:r w:rsidDel="00000000" w:rsidR="00000000" w:rsidRPr="00000000">
        <w:rPr>
          <w:rFonts w:ascii="Calibri" w:cs="Calibri" w:eastAsia="Calibri" w:hAnsi="Calibri"/>
          <w:color w:val="000000"/>
          <w:sz w:val="22"/>
          <w:szCs w:val="22"/>
          <w:rtl w:val="0"/>
        </w:rPr>
        <w:t xml:space="preserve"> sit several specialist agents, each expert in one kind of request. The orchestrator is the front desk; the specialists are the departments. This fits a job that is not a single ordered task but a stream of varied requests, each of a different kind, arriving in no particular order.</w:t>
      </w:r>
      <w:r w:rsidDel="00000000" w:rsidR="00000000" w:rsidRPr="00000000">
        <w:rPr>
          <w:rtl w:val="0"/>
        </w:rPr>
      </w:r>
    </w:p>
    <w:p w:rsidR="00000000" w:rsidDel="00000000" w:rsidP="00000000" w:rsidRDefault="00000000" w:rsidRPr="00000000" w14:paraId="00000026">
      <w:pPr>
        <w:spacing w:after="160" w:line="276" w:lineRule="auto"/>
        <w:rPr/>
      </w:pPr>
      <w:r w:rsidDel="00000000" w:rsidR="00000000" w:rsidRPr="00000000">
        <w:rPr>
          <w:rFonts w:ascii="Calibri" w:cs="Calibri" w:eastAsia="Calibri" w:hAnsi="Calibri"/>
          <w:color w:val="000000"/>
          <w:sz w:val="22"/>
          <w:szCs w:val="22"/>
          <w:rtl w:val="0"/>
        </w:rPr>
        <w:t xml:space="preserve">Picture a growing online clothing business that now receives a daily mix of messages: some are questions about products, some are complaints about a delivery, some are requests to track an order, and some are wholesale enquiries from other shops. One agent trying to handle all four kinds well would need a sprawling brief and would still blur them together. An orchestrator arrangement </w:t>
      </w:r>
      <w:ins w:author="Info Vivencia" w:id="100" w:date="2026-06-18T07:32:17Z">
        <w:r w:rsidDel="00000000" w:rsidR="00000000" w:rsidRPr="00000000">
          <w:rPr>
            <w:rtl w:val="0"/>
            <w:rPrChange w:author="Info Vivencia" w:id="101" w:date="2026-06-18T07:32:17Z">
              <w:rPr>
                <w:rFonts w:ascii="Calibri" w:cs="Calibri" w:eastAsia="Calibri" w:hAnsi="Calibri"/>
                <w:color w:val="000000"/>
                <w:sz w:val="22"/>
                <w:szCs w:val="22"/>
              </w:rPr>
            </w:rPrChange>
          </w:rPr>
          <w:t xml:space="preserve">ensures</w:t>
        </w:r>
      </w:ins>
      <w:del w:author="Info Vivencia" w:id="100" w:date="2026-06-18T07:32:17Z">
        <w:r w:rsidDel="00000000" w:rsidR="00000000" w:rsidRPr="00000000">
          <w:rPr>
            <w:rtl w:val="0"/>
            <w:rPrChange w:author="Info Vivencia" w:id="101" w:date="2026-06-18T07:32:17Z">
              <w:rPr>
                <w:rFonts w:ascii="Calibri" w:cs="Calibri" w:eastAsia="Calibri" w:hAnsi="Calibri"/>
                <w:color w:val="000000"/>
                <w:sz w:val="22"/>
                <w:szCs w:val="22"/>
              </w:rPr>
            </w:rPrChange>
          </w:rPr>
          <w:delText xml:space="preserve">keeps</w:delText>
        </w:r>
      </w:del>
      <w:r w:rsidDel="00000000" w:rsidR="00000000" w:rsidRPr="00000000">
        <w:rPr>
          <w:rFonts w:ascii="Calibri" w:cs="Calibri" w:eastAsia="Calibri" w:hAnsi="Calibri"/>
          <w:color w:val="000000"/>
          <w:sz w:val="22"/>
          <w:szCs w:val="22"/>
          <w:rtl w:val="0"/>
        </w:rPr>
        <w:t xml:space="preserve"> </w:t>
      </w:r>
      <w:ins w:author="Info Vivencia" w:id="102" w:date="2026-06-18T07:32:23Z">
        <w:r w:rsidDel="00000000" w:rsidR="00000000" w:rsidRPr="00000000">
          <w:rPr>
            <w:rtl w:val="0"/>
            <w:rPrChange w:author="Info Vivencia" w:id="103" w:date="2026-06-18T07:32:23Z">
              <w:rPr>
                <w:rFonts w:ascii="Calibri" w:cs="Calibri" w:eastAsia="Calibri" w:hAnsi="Calibri"/>
                <w:color w:val="000000"/>
                <w:sz w:val="22"/>
                <w:szCs w:val="22"/>
              </w:rPr>
            </w:rPrChange>
          </w:rPr>
          <w:t xml:space="preserve">that each agent produces a high quality </w:t>
        </w:r>
        <w:r w:rsidDel="00000000" w:rsidR="00000000" w:rsidRPr="00000000">
          <w:rPr>
            <w:rtl w:val="0"/>
            <w:rPrChange w:author="Info Vivencia" w:id="103" w:date="2026-06-18T07:32:23Z">
              <w:rPr>
                <w:rFonts w:ascii="Calibri" w:cs="Calibri" w:eastAsia="Calibri" w:hAnsi="Calibri"/>
                <w:color w:val="000000"/>
                <w:sz w:val="22"/>
                <w:szCs w:val="22"/>
              </w:rPr>
            </w:rPrChange>
          </w:rPr>
          <w:t xml:space="preserve">response. </w:t>
        </w:r>
        <w:del w:author="Info Vivencia" w:id="102" w:date="2026-06-18T07:32:23Z">
          <w:r w:rsidDel="00000000" w:rsidR="00000000" w:rsidRPr="00000000">
            <w:rPr>
              <w:rtl w:val="0"/>
              <w:rPrChange w:author="Info Vivencia" w:id="103" w:date="2026-06-18T07:32:23Z">
                <w:rPr>
                  <w:rFonts w:ascii="Calibri" w:cs="Calibri" w:eastAsia="Calibri" w:hAnsi="Calibri"/>
                  <w:color w:val="000000"/>
                  <w:sz w:val="22"/>
                  <w:szCs w:val="22"/>
                </w:rPr>
              </w:rPrChange>
            </w:rPr>
            <w:delText xml:space="preserve">possible</w:delText>
          </w:r>
        </w:del>
      </w:ins>
      <w:del w:author="Info Vivencia" w:id="102" w:date="2026-06-18T07:32:23Z">
        <w:r w:rsidDel="00000000" w:rsidR="00000000" w:rsidRPr="00000000">
          <w:rPr>
            <w:rtl w:val="0"/>
            <w:rPrChange w:author="Info Vivencia" w:id="103" w:date="2026-06-18T07:32:23Z">
              <w:rPr>
                <w:rFonts w:ascii="Calibri" w:cs="Calibri" w:eastAsia="Calibri" w:hAnsi="Calibri"/>
                <w:color w:val="000000"/>
                <w:sz w:val="22"/>
                <w:szCs w:val="22"/>
              </w:rPr>
            </w:rPrChange>
          </w:rPr>
          <w:delText xml:space="preserve">each kind sharp</w:delText>
        </w:r>
      </w:del>
      <w:r w:rsidDel="00000000" w:rsidR="00000000" w:rsidRPr="00000000">
        <w:rPr>
          <w:rFonts w:ascii="Calibri" w:cs="Calibri" w:eastAsia="Calibri" w:hAnsi="Calibri"/>
          <w:color w:val="000000"/>
          <w:sz w:val="22"/>
          <w:szCs w:val="22"/>
          <w:rtl w:val="0"/>
        </w:rPr>
        <w:t xml:space="preserve">.</w:t>
      </w:r>
      <w:r w:rsidDel="00000000" w:rsidR="00000000" w:rsidRPr="00000000">
        <w:rPr>
          <w:rtl w:val="0"/>
        </w:rPr>
      </w:r>
    </w:p>
    <w:p w:rsidR="00000000" w:rsidDel="00000000" w:rsidP="00000000" w:rsidRDefault="00000000" w:rsidRPr="00000000" w14:paraId="00000027">
      <w:pPr>
        <w:spacing w:after="160" w:line="276" w:lineRule="auto"/>
        <w:ind w:left="720" w:right="720" w:firstLine="0"/>
        <w:rPr/>
      </w:pPr>
      <w:r w:rsidDel="00000000" w:rsidR="00000000" w:rsidRPr="00000000">
        <w:rPr>
          <w:rFonts w:ascii="Calibri" w:cs="Calibri" w:eastAsia="Calibri" w:hAnsi="Calibri"/>
          <w:i w:val="1"/>
          <w:iCs w:val="1"/>
          <w:color w:val="000000"/>
          <w:sz w:val="22"/>
          <w:szCs w:val="22"/>
          <w:rtl w:val="0"/>
        </w:rPr>
        <w:t xml:space="preserve">An orchestrator agent reads each incoming message, decides what kind it is, and routes it: product questions go to a product-information agent, delivery problems go to a complaints-handling agent briefed to be calm and apologetic, tracking requests go to an order-status agent, and wholesale enquiries are passed to a person, because the business has decided those are too important to automate. The orchestrator answers nothing itself; it only sorts and sends, and each specialist handles the kind of message it was built for.</w:t>
      </w:r>
      <w:r w:rsidDel="00000000" w:rsidR="00000000" w:rsidRPr="00000000">
        <w:rPr>
          <w:rtl w:val="0"/>
        </w:rPr>
      </w:r>
    </w:p>
    <w:p w:rsidR="00000000" w:rsidDel="00000000" w:rsidP="00000000" w:rsidRDefault="00000000" w:rsidRPr="00000000" w14:paraId="00000028">
      <w:pPr>
        <w:spacing w:after="160" w:line="276" w:lineRule="auto"/>
        <w:rPr/>
      </w:pPr>
      <w:del w:author="Info Vivencia" w:id="104" w:date="2026-06-18T07:36:15Z">
        <w:r w:rsidDel="00000000" w:rsidR="00000000" w:rsidRPr="00000000">
          <w:rPr>
            <w:rFonts w:ascii="Calibri" w:cs="Calibri" w:eastAsia="Calibri" w:hAnsi="Calibri"/>
            <w:color w:val="000000"/>
            <w:sz w:val="22"/>
            <w:szCs w:val="22"/>
            <w:rtl w:val="0"/>
          </w:rPr>
          <w:delText xml:space="preserve">Each specialist stays narrow, and therefore good, and</w:delText>
        </w:r>
      </w:del>
      <w:ins w:author="Info Vivencia" w:id="104" w:date="2026-06-18T07:36:15Z">
        <w:r w:rsidDel="00000000" w:rsidR="00000000" w:rsidRPr="00000000">
          <w:rPr>
            <w:rtl w:val="0"/>
            <w:rPrChange w:author="Info Vivencia" w:id="105" w:date="2026-06-18T07:36:15Z">
              <w:rPr>
                <w:rFonts w:ascii="Calibri" w:cs="Calibri" w:eastAsia="Calibri" w:hAnsi="Calibri"/>
                <w:color w:val="000000"/>
                <w:sz w:val="22"/>
                <w:szCs w:val="22"/>
              </w:rPr>
            </w:rPrChange>
          </w:rPr>
          <w:t xml:space="preserve">By limiting the orchestrator to a single function—accurate task routing, it can be engineered to perform that function reliably</w:t>
        </w:r>
      </w:ins>
      <w:del w:author="Info Vivencia" w:id="104" w:date="2026-06-18T07:36:15Z">
        <w:r w:rsidDel="00000000" w:rsidR="00000000" w:rsidRPr="00000000">
          <w:rPr>
            <w:rtl w:val="0"/>
            <w:rPrChange w:author="Info Vivencia" w:id="105" w:date="2026-06-18T07:36:15Z">
              <w:rPr>
                <w:rFonts w:ascii="Calibri" w:cs="Calibri" w:eastAsia="Calibri" w:hAnsi="Calibri"/>
                <w:color w:val="000000"/>
                <w:sz w:val="22"/>
                <w:szCs w:val="22"/>
              </w:rPr>
            </w:rPrChange>
          </w:rPr>
          <w:delText xml:space="preserve"> the orchestrator’s single job — sorting correctly — is one it can be made reliable at</w:delText>
        </w:r>
      </w:del>
      <w:r w:rsidDel="00000000" w:rsidR="00000000" w:rsidRPr="00000000">
        <w:rPr>
          <w:rFonts w:ascii="Calibri" w:cs="Calibri" w:eastAsia="Calibri" w:hAnsi="Calibri"/>
          <w:color w:val="000000"/>
          <w:sz w:val="22"/>
          <w:szCs w:val="22"/>
          <w:rtl w:val="0"/>
        </w:rPr>
        <w:t xml:space="preserve">.</w:t>
      </w:r>
      <w:ins w:author="Info Vivencia" w:id="106" w:date="2026-06-18T07:37:58Z">
        <w:r w:rsidDel="00000000" w:rsidR="00000000" w:rsidRPr="00000000">
          <w:rPr>
            <w:rtl w:val="0"/>
            <w:rPrChange w:author="Info Vivencia" w:id="107" w:date="2026-06-18T07:37:58Z">
              <w:rPr>
                <w:rFonts w:ascii="Calibri" w:cs="Calibri" w:eastAsia="Calibri" w:hAnsi="Calibri"/>
                <w:color w:val="000000"/>
                <w:sz w:val="22"/>
                <w:szCs w:val="22"/>
              </w:rPr>
            </w:rPrChange>
          </w:rPr>
          <w:t xml:space="preserve">This is the underlying framework behind the business assistants the program promised you would be able to create.</w:t>
        </w:r>
      </w:ins>
      <w:del w:author="Info Vivencia" w:id="106" w:date="2026-06-18T07:37:58Z">
        <w:r w:rsidDel="00000000" w:rsidR="00000000" w:rsidRPr="00000000">
          <w:rPr>
            <w:rtl w:val="0"/>
            <w:rPrChange w:author="Info Vivencia" w:id="107" w:date="2026-06-18T07:37:58Z">
              <w:rPr>
                <w:rFonts w:ascii="Calibri" w:cs="Calibri" w:eastAsia="Calibri" w:hAnsi="Calibri"/>
                <w:color w:val="000000"/>
                <w:sz w:val="22"/>
                <w:szCs w:val="22"/>
              </w:rPr>
            </w:rPrChange>
          </w:rPr>
          <w:delText xml:space="preserve"> This is the shape behind the business assistants the program said you would be able to build</w:delText>
        </w:r>
      </w:del>
      <w:r w:rsidDel="00000000" w:rsidR="00000000" w:rsidRPr="00000000">
        <w:rPr>
          <w:rFonts w:ascii="Calibri" w:cs="Calibri" w:eastAsia="Calibri" w:hAnsi="Calibri"/>
          <w:color w:val="000000"/>
          <w:sz w:val="22"/>
          <w:szCs w:val="22"/>
          <w:rtl w:val="0"/>
        </w:rPr>
        <w:t xml:space="preserve">: not one overloaded agent, but a sorter in front of a set of focused helpers, one of which may simply be the instruction to hand certain things to a human. Reach for this pattern when the work is a stream of different kinds of </w:t>
      </w:r>
      <w:ins w:author="Info Vivencia" w:id="108" w:date="2026-06-18T07:38:21Z">
        <w:r w:rsidDel="00000000" w:rsidR="00000000" w:rsidRPr="00000000">
          <w:rPr>
            <w:rtl w:val="0"/>
            <w:rPrChange w:author="Info Vivencia" w:id="109" w:date="2026-06-18T07:38:21Z">
              <w:rPr>
                <w:rFonts w:ascii="Calibri" w:cs="Calibri" w:eastAsia="Calibri" w:hAnsi="Calibri"/>
                <w:color w:val="000000"/>
                <w:sz w:val="22"/>
                <w:szCs w:val="22"/>
              </w:rPr>
            </w:rPrChange>
          </w:rPr>
          <w:t xml:space="preserve">requests</w:t>
        </w:r>
      </w:ins>
      <w:del w:author="Info Vivencia" w:id="108" w:date="2026-06-18T07:38:21Z">
        <w:r w:rsidDel="00000000" w:rsidR="00000000" w:rsidRPr="00000000">
          <w:rPr>
            <w:rtl w:val="0"/>
            <w:rPrChange w:author="Info Vivencia" w:id="109" w:date="2026-06-18T07:38:21Z">
              <w:rPr>
                <w:rFonts w:ascii="Calibri" w:cs="Calibri" w:eastAsia="Calibri" w:hAnsi="Calibri"/>
                <w:color w:val="000000"/>
                <w:sz w:val="22"/>
                <w:szCs w:val="22"/>
              </w:rPr>
            </w:rPrChange>
          </w:rPr>
          <w:delText xml:space="preserve">request</w:delText>
        </w:r>
      </w:del>
      <w:r w:rsidDel="00000000" w:rsidR="00000000" w:rsidRPr="00000000">
        <w:rPr>
          <w:rFonts w:ascii="Calibri" w:cs="Calibri" w:eastAsia="Calibri" w:hAnsi="Calibri"/>
          <w:color w:val="000000"/>
          <w:sz w:val="22"/>
          <w:szCs w:val="22"/>
          <w:rtl w:val="0"/>
        </w:rPr>
        <w:t xml:space="preserve"> rather than one task with a fixed order.</w:t>
      </w:r>
      <w:r w:rsidDel="00000000" w:rsidR="00000000" w:rsidRPr="00000000">
        <w:rPr>
          <w:rtl w:val="0"/>
        </w:rPr>
      </w:r>
    </w:p>
    <w:p w:rsidR="00000000" w:rsidDel="00000000" w:rsidP="00000000" w:rsidRDefault="00000000" w:rsidRPr="00000000" w14:paraId="00000029">
      <w:pPr>
        <w:spacing w:after="160" w:line="276" w:lineRule="auto"/>
        <w:rPr/>
      </w:pPr>
      <w:r w:rsidDel="00000000" w:rsidR="00000000" w:rsidRPr="00000000">
        <w:rPr>
          <w:rFonts w:ascii="Calibri" w:cs="Calibri" w:eastAsia="Calibri" w:hAnsi="Calibri"/>
          <w:color w:val="000000"/>
          <w:sz w:val="22"/>
          <w:szCs w:val="22"/>
          <w:rtl w:val="0"/>
        </w:rPr>
        <w:t xml:space="preserve">These three arrangements are not a rigid menu from which you must pick exactly one. Real systems often combine them — a pipeline whose first stage is itself an orchestrator, or a parallel stage sitting inside a longer line. But the three are the building blocks, and almost any multi-agent system you meet or design will be made of them in some combination. Knowing them is what lets you look at a large job and see, fairly quickly, how its work should be divided and arranged.</w:t>
      </w:r>
      <w:r w:rsidDel="00000000" w:rsidR="00000000" w:rsidRPr="00000000">
        <w:rPr>
          <w:rtl w:val="0"/>
        </w:rPr>
      </w:r>
    </w:p>
    <w:p w:rsidR="00000000" w:rsidDel="00000000" w:rsidP="00000000" w:rsidRDefault="00000000" w:rsidRPr="00000000" w14:paraId="0000002A">
      <w:pPr>
        <w:spacing w:after="160" w:before="280" w:lineRule="auto"/>
        <w:rPr/>
      </w:pPr>
      <w:r w:rsidDel="00000000" w:rsidR="00000000" w:rsidRPr="00000000">
        <w:rPr>
          <w:rFonts w:ascii="Calibri" w:cs="Calibri" w:eastAsia="Calibri" w:hAnsi="Calibri"/>
          <w:b w:val="1"/>
          <w:bCs w:val="1"/>
          <w:color w:val="000000"/>
          <w:sz w:val="30"/>
          <w:szCs w:val="30"/>
          <w:rtl w:val="0"/>
        </w:rPr>
        <w:t xml:space="preserve">4.  Building and Running a Multi-Agent Workflow by Hand</w:t>
      </w:r>
      <w:r w:rsidDel="00000000" w:rsidR="00000000" w:rsidRPr="00000000">
        <w:rPr>
          <w:rtl w:val="0"/>
        </w:rPr>
      </w:r>
    </w:p>
    <w:p w:rsidR="00000000" w:rsidDel="00000000" w:rsidP="00000000" w:rsidRDefault="00000000" w:rsidRPr="00000000" w14:paraId="0000002B">
      <w:pPr>
        <w:spacing w:after="120" w:before="200" w:lineRule="auto"/>
        <w:rPr/>
      </w:pPr>
      <w:r w:rsidDel="00000000" w:rsidR="00000000" w:rsidRPr="00000000">
        <w:rPr>
          <w:rFonts w:ascii="Calibri" w:cs="Calibri" w:eastAsia="Calibri" w:hAnsi="Calibri"/>
          <w:b w:val="1"/>
          <w:bCs w:val="1"/>
          <w:color w:val="000000"/>
          <w:sz w:val="24"/>
          <w:szCs w:val="24"/>
          <w:rtl w:val="0"/>
        </w:rPr>
        <w:t xml:space="preserve">4.1  The realistic shape with chat tools: you as the orchestrator</w:t>
      </w:r>
      <w:r w:rsidDel="00000000" w:rsidR="00000000" w:rsidRPr="00000000">
        <w:rPr>
          <w:rtl w:val="0"/>
        </w:rPr>
      </w:r>
    </w:p>
    <w:p w:rsidR="00000000" w:rsidDel="00000000" w:rsidP="00000000" w:rsidRDefault="00000000" w:rsidRPr="00000000" w14:paraId="0000002C">
      <w:pPr>
        <w:spacing w:after="160" w:line="276" w:lineRule="auto"/>
        <w:rPr/>
      </w:pPr>
      <w:r w:rsidDel="00000000" w:rsidR="00000000" w:rsidRPr="00000000">
        <w:rPr>
          <w:rFonts w:ascii="Calibri" w:cs="Calibri" w:eastAsia="Calibri" w:hAnsi="Calibri"/>
          <w:color w:val="000000"/>
          <w:sz w:val="22"/>
          <w:szCs w:val="22"/>
          <w:rtl w:val="0"/>
        </w:rPr>
        <w:t xml:space="preserve">It is time to build one, and here it matters to be honest about what building a multi-agent system looks like with the tools you have, because the honest version is also the most useful one to learn from. The tools in front of you today — Claude Pro, ChatGPT, and Google AI Studio — are the same conversational tools you have used since the first week. They let you create and save individual agents, exactly as you did on Day 10. What they do not do on their own is pass work automatically from one agent to the next. That automatic passing, where the research agent’s output flows into the writing agent without anyone moving it by hand, is wired up later in the program with tools built for it; for today, that wiring is not the point and is not needed.</w:t>
      </w:r>
      <w:r w:rsidDel="00000000" w:rsidR="00000000" w:rsidRPr="00000000">
        <w:rPr>
          <w:rtl w:val="0"/>
        </w:rPr>
      </w:r>
    </w:p>
    <w:p w:rsidR="00000000" w:rsidDel="00000000" w:rsidP="00000000" w:rsidRDefault="00000000" w:rsidRPr="00000000" w14:paraId="0000002D">
      <w:pPr>
        <w:spacing w:after="160" w:line="276" w:lineRule="auto"/>
        <w:rPr/>
      </w:pPr>
      <w:r w:rsidDel="00000000" w:rsidR="00000000" w:rsidRPr="00000000">
        <w:rPr>
          <w:rFonts w:ascii="Calibri" w:cs="Calibri" w:eastAsia="Calibri" w:hAnsi="Calibri"/>
          <w:color w:val="000000"/>
          <w:sz w:val="22"/>
          <w:szCs w:val="22"/>
          <w:rtl w:val="0"/>
        </w:rPr>
        <w:t xml:space="preserve">So today you build the system and you run it by hand, taking the role of the orchestrator yourself. You create each specialised agent, and then you move the work between them: you run the first agent, take its output, and give it to the second; run the second, take its output, and give it to the third. You are, for now, the coordination that a larger system would eventually automate. This is not a poor substitute for the real thing — it is the best possible way to understand it. By being the orchestrator with your own hands, you feel exactly what the coordination involves: where the handoffs are, what each agent must produce for the next one to use it, and where the system would break if a handoff were sloppy. Once you have felt that, the automated version you meet later is no mystery; it is simply doing by machine what you will already have done by hand.</w:t>
      </w:r>
      <w:r w:rsidDel="00000000" w:rsidR="00000000" w:rsidRPr="00000000">
        <w:rPr>
          <w:rtl w:val="0"/>
        </w:rPr>
      </w:r>
    </w:p>
    <w:p w:rsidR="00000000" w:rsidDel="00000000" w:rsidP="00000000" w:rsidRDefault="00000000" w:rsidRPr="00000000" w14:paraId="0000002E">
      <w:pPr>
        <w:spacing w:after="160" w:line="276" w:lineRule="auto"/>
        <w:rPr/>
      </w:pPr>
      <w:r w:rsidDel="00000000" w:rsidR="00000000" w:rsidRPr="00000000">
        <w:rPr>
          <w:rFonts w:ascii="Calibri" w:cs="Calibri" w:eastAsia="Calibri" w:hAnsi="Calibri"/>
          <w:color w:val="000000"/>
          <w:sz w:val="22"/>
          <w:szCs w:val="22"/>
          <w:rtl w:val="0"/>
        </w:rPr>
        <w:t xml:space="preserve">Each specialised agent is built the way you built your single agent on Day 10 — as a Custom GPT in ChatGPT, a Project in Claude, or a Gem in Gemini, whichever you prefer, since the brief is what matters and not the container. Google AI Studio is worth adding to that list today: it gives you a more controlled workspace for setting up an agent’s standing instructions and testing how it responds before you place it into your pipeline, which is useful when you are tuning several </w:t>
      </w:r>
      <w:ins w:author="Info Vivencia" w:id="110" w:date="2026-06-18T07:41:45Z">
        <w:r w:rsidDel="00000000" w:rsidR="00000000" w:rsidRPr="00000000">
          <w:rPr>
            <w:rtl w:val="0"/>
            <w:rPrChange w:author="Info Vivencia" w:id="111" w:date="2026-06-18T07:41:45Z">
              <w:rPr>
                <w:rFonts w:ascii="Calibri" w:cs="Calibri" w:eastAsia="Calibri" w:hAnsi="Calibri"/>
                <w:color w:val="000000"/>
                <w:sz w:val="22"/>
                <w:szCs w:val="22"/>
              </w:rPr>
            </w:rPrChange>
          </w:rPr>
          <w:t xml:space="preserve">specialized</w:t>
        </w:r>
      </w:ins>
      <w:del w:author="Info Vivencia" w:id="110" w:date="2026-06-18T07:41:45Z">
        <w:r w:rsidDel="00000000" w:rsidR="00000000" w:rsidRPr="00000000">
          <w:rPr>
            <w:rtl w:val="0"/>
            <w:rPrChange w:author="Info Vivencia" w:id="111" w:date="2026-06-18T07:41:45Z">
              <w:rPr>
                <w:rFonts w:ascii="Calibri" w:cs="Calibri" w:eastAsia="Calibri" w:hAnsi="Calibri"/>
                <w:color w:val="000000"/>
                <w:sz w:val="22"/>
                <w:szCs w:val="22"/>
              </w:rPr>
            </w:rPrChange>
          </w:rPr>
          <w:delText xml:space="preserve">specialised</w:delText>
        </w:r>
      </w:del>
      <w:r w:rsidDel="00000000" w:rsidR="00000000" w:rsidRPr="00000000">
        <w:rPr>
          <w:rFonts w:ascii="Calibri" w:cs="Calibri" w:eastAsia="Calibri" w:hAnsi="Calibri"/>
          <w:color w:val="000000"/>
          <w:sz w:val="22"/>
          <w:szCs w:val="22"/>
          <w:rtl w:val="0"/>
        </w:rPr>
        <w:t xml:space="preserve"> briefs and want to see each one’s behaviour clearly. Whichever homes you choose, the agents in a system </w:t>
      </w:r>
      <w:ins w:author="Info Vivencia" w:id="112" w:date="2026-06-18T07:42:23Z">
        <w:r w:rsidDel="00000000" w:rsidR="00000000" w:rsidRPr="00000000">
          <w:rPr>
            <w:rtl w:val="0"/>
            <w:rPrChange w:author="Info Vivencia" w:id="113" w:date="2026-06-18T07:42:23Z">
              <w:rPr>
                <w:rFonts w:ascii="Calibri" w:cs="Calibri" w:eastAsia="Calibri" w:hAnsi="Calibri"/>
                <w:color w:val="000000"/>
                <w:sz w:val="22"/>
                <w:szCs w:val="22"/>
              </w:rPr>
            </w:rPrChange>
          </w:rPr>
          <w:t xml:space="preserve">don’t have to</w:t>
        </w:r>
      </w:ins>
      <w:del w:author="Info Vivencia" w:id="112" w:date="2026-06-18T07:42:23Z">
        <w:r w:rsidDel="00000000" w:rsidR="00000000" w:rsidRPr="00000000">
          <w:rPr>
            <w:rtl w:val="0"/>
            <w:rPrChange w:author="Info Vivencia" w:id="113" w:date="2026-06-18T07:42:23Z">
              <w:rPr>
                <w:rFonts w:ascii="Calibri" w:cs="Calibri" w:eastAsia="Calibri" w:hAnsi="Calibri"/>
                <w:color w:val="000000"/>
                <w:sz w:val="22"/>
                <w:szCs w:val="22"/>
              </w:rPr>
            </w:rPrChange>
          </w:rPr>
          <w:delText xml:space="preserve">need not</w:delText>
        </w:r>
      </w:del>
      <w:r w:rsidDel="00000000" w:rsidR="00000000" w:rsidRPr="00000000">
        <w:rPr>
          <w:rFonts w:ascii="Calibri" w:cs="Calibri" w:eastAsia="Calibri" w:hAnsi="Calibri"/>
          <w:color w:val="000000"/>
          <w:sz w:val="22"/>
          <w:szCs w:val="22"/>
          <w:rtl w:val="0"/>
        </w:rPr>
        <w:t xml:space="preserve"> </w:t>
      </w:r>
      <w:ins w:author="Info Vivencia" w:id="114" w:date="2026-06-18T07:42:09Z">
        <w:r w:rsidDel="00000000" w:rsidR="00000000" w:rsidRPr="00000000">
          <w:rPr>
            <w:rtl w:val="0"/>
            <w:rPrChange w:author="Info Vivencia" w:id="115" w:date="2026-06-18T07:42:09Z">
              <w:rPr>
                <w:rFonts w:ascii="Calibri" w:cs="Calibri" w:eastAsia="Calibri" w:hAnsi="Calibri"/>
                <w:color w:val="000000"/>
                <w:sz w:val="22"/>
                <w:szCs w:val="22"/>
              </w:rPr>
            </w:rPrChange>
          </w:rPr>
          <w:t xml:space="preserve">be from </w:t>
        </w:r>
      </w:ins>
      <w:del w:author="Info Vivencia" w:id="114" w:date="2026-06-18T07:42:09Z">
        <w:r w:rsidDel="00000000" w:rsidR="00000000" w:rsidRPr="00000000">
          <w:rPr>
            <w:rtl w:val="0"/>
            <w:rPrChange w:author="Info Vivencia" w:id="115" w:date="2026-06-18T07:42:09Z">
              <w:rPr>
                <w:rFonts w:ascii="Calibri" w:cs="Calibri" w:eastAsia="Calibri" w:hAnsi="Calibri"/>
                <w:color w:val="000000"/>
                <w:sz w:val="22"/>
                <w:szCs w:val="22"/>
              </w:rPr>
            </w:rPrChange>
          </w:rPr>
          <w:delText xml:space="preserve">all live </w:delText>
        </w:r>
      </w:del>
      <w:del w:author="Info Vivencia" w:id="116" w:date="2026-06-18T07:42:14Z">
        <w:r w:rsidDel="00000000" w:rsidR="00000000" w:rsidRPr="00000000">
          <w:rPr>
            <w:rFonts w:ascii="Calibri" w:cs="Calibri" w:eastAsia="Calibri" w:hAnsi="Calibri"/>
            <w:color w:val="000000"/>
            <w:sz w:val="22"/>
            <w:szCs w:val="22"/>
            <w:rtl w:val="0"/>
          </w:rPr>
          <w:delText xml:space="preserve">in</w:delText>
        </w:r>
      </w:del>
      <w:r w:rsidDel="00000000" w:rsidR="00000000" w:rsidRPr="00000000">
        <w:rPr>
          <w:rFonts w:ascii="Calibri" w:cs="Calibri" w:eastAsia="Calibri" w:hAnsi="Calibri"/>
          <w:color w:val="000000"/>
          <w:sz w:val="22"/>
          <w:szCs w:val="22"/>
          <w:rtl w:val="0"/>
        </w:rPr>
        <w:t xml:space="preserve"> the same tool; what connects them, for now, is you, carrying the work from one to the next.</w:t>
      </w:r>
      <w:r w:rsidDel="00000000" w:rsidR="00000000" w:rsidRPr="00000000">
        <w:rPr>
          <w:rtl w:val="0"/>
        </w:rPr>
      </w:r>
    </w:p>
    <w:p w:rsidR="00000000" w:rsidDel="00000000" w:rsidP="00000000" w:rsidRDefault="00000000" w:rsidRPr="00000000" w14:paraId="0000002F">
      <w:pPr>
        <w:spacing w:after="120" w:before="200" w:lineRule="auto"/>
        <w:rPr/>
      </w:pPr>
      <w:r w:rsidDel="00000000" w:rsidR="00000000" w:rsidRPr="00000000">
        <w:rPr>
          <w:rFonts w:ascii="Calibri" w:cs="Calibri" w:eastAsia="Calibri" w:hAnsi="Calibri"/>
          <w:b w:val="1"/>
          <w:bCs w:val="1"/>
          <w:color w:val="000000"/>
          <w:sz w:val="24"/>
          <w:szCs w:val="24"/>
          <w:rtl w:val="0"/>
        </w:rPr>
        <w:t xml:space="preserve">4.2  Splitting one big brief into several focused agents</w:t>
      </w:r>
      <w:r w:rsidDel="00000000" w:rsidR="00000000" w:rsidRPr="00000000">
        <w:rPr>
          <w:rtl w:val="0"/>
        </w:rPr>
      </w:r>
    </w:p>
    <w:p w:rsidR="00000000" w:rsidDel="00000000" w:rsidP="00000000" w:rsidRDefault="00000000" w:rsidRPr="00000000" w14:paraId="00000030">
      <w:pPr>
        <w:spacing w:after="160" w:line="276" w:lineRule="auto"/>
        <w:rPr/>
      </w:pPr>
      <w:r w:rsidDel="00000000" w:rsidR="00000000" w:rsidRPr="00000000">
        <w:rPr>
          <w:rFonts w:ascii="Calibri" w:cs="Calibri" w:eastAsia="Calibri" w:hAnsi="Calibri"/>
          <w:color w:val="000000"/>
          <w:sz w:val="22"/>
          <w:szCs w:val="22"/>
          <w:rtl w:val="0"/>
        </w:rPr>
        <w:t xml:space="preserve">The real skill in building a multi-agent system is not technical; it is the judgement of how to split one large job into the right several smaller ones. Split it well and each agent has a clean, focused brief and the handoffs are obvious. Split it badly and the agents overlap, repeat each other, or leave gaps between them. The method is the one a thoughtful manager uses when dividing work among a team: identify the genuinely distinct kinds of work the job contains, give each kind to its own agent, and make the boundary between them clear enough that each knows where its job ends and the next begins.</w:t>
      </w:r>
      <w:r w:rsidDel="00000000" w:rsidR="00000000" w:rsidRPr="00000000">
        <w:rPr>
          <w:rtl w:val="0"/>
        </w:rPr>
      </w:r>
    </w:p>
    <w:p w:rsidR="00000000" w:rsidDel="00000000" w:rsidP="00000000" w:rsidRDefault="00000000" w:rsidRPr="00000000" w14:paraId="00000031">
      <w:pPr>
        <w:spacing w:after="160" w:line="276" w:lineRule="auto"/>
        <w:rPr/>
      </w:pPr>
      <w:r w:rsidDel="00000000" w:rsidR="00000000" w:rsidRPr="00000000">
        <w:rPr>
          <w:rFonts w:ascii="Calibri" w:cs="Calibri" w:eastAsia="Calibri" w:hAnsi="Calibri"/>
          <w:color w:val="000000"/>
          <w:sz w:val="22"/>
          <w:szCs w:val="22"/>
          <w:rtl w:val="0"/>
        </w:rPr>
        <w:t xml:space="preserve">Each individual agent is still written with the four parts you learned on Day 10 — role, task scope, behaviour, and boundaries — so nothing about writing a single brief changes. What is added is that every agent except the last must also be told what to produce for the next agent. The research agent’s brief does not just say gather information; it says gather information and return it as organised notes under headings, because that is what the writing agent needs to receive. Designing the system is largely this: writing each agent’s brief so that what it produces is exactly what the next agent is built to take in. When the output of one matches the expected input of the next, the handoffs are clean and the system runs smoothly.</w:t>
      </w:r>
      <w:r w:rsidDel="00000000" w:rsidR="00000000" w:rsidRPr="00000000">
        <w:rPr>
          <w:rtl w:val="0"/>
        </w:rPr>
      </w:r>
    </w:p>
    <w:p w:rsidR="00000000" w:rsidDel="00000000" w:rsidP="00000000" w:rsidRDefault="00000000" w:rsidRPr="00000000" w14:paraId="00000032">
      <w:pPr>
        <w:spacing w:after="160" w:line="276" w:lineRule="auto"/>
        <w:rPr/>
      </w:pPr>
      <w:r w:rsidDel="00000000" w:rsidR="00000000" w:rsidRPr="00000000">
        <w:rPr>
          <w:rFonts w:ascii="Calibri" w:cs="Calibri" w:eastAsia="Calibri" w:hAnsi="Calibri"/>
          <w:color w:val="000000"/>
          <w:sz w:val="22"/>
          <w:szCs w:val="22"/>
          <w:rtl w:val="0"/>
        </w:rPr>
        <w:t xml:space="preserve">The most common mistake when splitting is to leave the agents too broad — to create a research-and-writing agent and a separate editing agent, rather than three clean ones, because two feels simpler than three. Resist this. The whole benefit of the approach comes from each agent being narrow enough to do one thing well, and a brief that still contains two jobs has simply recreated, in miniature, the overloaded single agent you were trying to get away from. When in doubt, </w:t>
      </w:r>
      <w:ins w:author="Info Vivencia" w:id="117" w:date="2026-06-18T07:46:38Z">
        <w:r w:rsidDel="00000000" w:rsidR="00000000" w:rsidRPr="00000000">
          <w:rPr>
            <w:rtl w:val="0"/>
            <w:rPrChange w:author="Info Vivencia" w:id="118" w:date="2026-06-18T07:46:38Z">
              <w:rPr>
                <w:rFonts w:ascii="Calibri" w:cs="Calibri" w:eastAsia="Calibri" w:hAnsi="Calibri"/>
                <w:color w:val="000000"/>
                <w:sz w:val="22"/>
                <w:szCs w:val="22"/>
              </w:rPr>
            </w:rPrChange>
          </w:rPr>
          <w:t xml:space="preserve">divide</w:t>
        </w:r>
        <w:r w:rsidDel="00000000" w:rsidR="00000000" w:rsidRPr="00000000">
          <w:rPr>
            <w:rtl w:val="0"/>
            <w:rPrChange w:author="Info Vivencia" w:id="118" w:date="2026-06-18T07:46:38Z">
              <w:rPr>
                <w:rFonts w:ascii="Calibri" w:cs="Calibri" w:eastAsia="Calibri" w:hAnsi="Calibri"/>
                <w:color w:val="000000"/>
                <w:sz w:val="22"/>
                <w:szCs w:val="22"/>
              </w:rPr>
            </w:rPrChange>
          </w:rPr>
          <w:t xml:space="preserve"> the work at the points where the mode of thinking changes:  research requires one type of thinking, creation another, and evaluation a third, making these the boundaries between tasks.</w:t>
        </w:r>
      </w:ins>
      <w:del w:author="Info Vivencia" w:id="117" w:date="2026-06-18T07:46:38Z">
        <w:r w:rsidDel="00000000" w:rsidR="00000000" w:rsidRPr="00000000">
          <w:rPr>
            <w:rtl w:val="0"/>
            <w:rPrChange w:author="Info Vivencia" w:id="118" w:date="2026-06-18T07:46:38Z">
              <w:rPr>
                <w:rFonts w:ascii="Calibri" w:cs="Calibri" w:eastAsia="Calibri" w:hAnsi="Calibri"/>
                <w:color w:val="000000"/>
                <w:sz w:val="22"/>
                <w:szCs w:val="22"/>
              </w:rPr>
            </w:rPrChange>
          </w:rPr>
          <w:delText xml:space="preserve">split along the lines where the kind of thinking changes: gathering is one kind of thinking, composing is another, and criticising is a third, so those are natural seams to cut along.</w:delText>
        </w:r>
      </w:del>
      <w:r w:rsidDel="00000000" w:rsidR="00000000" w:rsidRPr="00000000">
        <w:rPr>
          <w:rtl w:val="0"/>
        </w:rPr>
      </w:r>
    </w:p>
    <w:p w:rsidR="00000000" w:rsidDel="00000000" w:rsidP="00000000" w:rsidRDefault="00000000" w:rsidRPr="00000000" w14:paraId="00000033">
      <w:pPr>
        <w:spacing w:after="120" w:before="200" w:lineRule="auto"/>
        <w:rPr/>
      </w:pPr>
      <w:r w:rsidDel="00000000" w:rsidR="00000000" w:rsidRPr="00000000">
        <w:rPr>
          <w:rFonts w:ascii="Calibri" w:cs="Calibri" w:eastAsia="Calibri" w:hAnsi="Calibri"/>
          <w:b w:val="1"/>
          <w:bCs w:val="1"/>
          <w:color w:val="000000"/>
          <w:sz w:val="24"/>
          <w:szCs w:val="24"/>
          <w:rtl w:val="0"/>
        </w:rPr>
        <w:t xml:space="preserve">4.3  Running the pipeline end to end, and refining where it breaks</w:t>
      </w:r>
      <w:r w:rsidDel="00000000" w:rsidR="00000000" w:rsidRPr="00000000">
        <w:rPr>
          <w:rtl w:val="0"/>
        </w:rPr>
      </w:r>
    </w:p>
    <w:p w:rsidR="00000000" w:rsidDel="00000000" w:rsidP="00000000" w:rsidRDefault="00000000" w:rsidRPr="00000000" w14:paraId="00000034">
      <w:pPr>
        <w:spacing w:after="160" w:line="276" w:lineRule="auto"/>
        <w:rPr/>
      </w:pPr>
      <w:r w:rsidDel="00000000" w:rsidR="00000000" w:rsidRPr="00000000">
        <w:rPr>
          <w:rFonts w:ascii="Calibri" w:cs="Calibri" w:eastAsia="Calibri" w:hAnsi="Calibri"/>
          <w:color w:val="000000"/>
          <w:sz w:val="22"/>
          <w:szCs w:val="22"/>
          <w:rtl w:val="0"/>
        </w:rPr>
        <w:t xml:space="preserve">With the agents built, you run the system by </w:t>
      </w:r>
      <w:ins w:author="Info Vivencia" w:id="119" w:date="2026-06-18T07:47:59Z">
        <w:r w:rsidDel="00000000" w:rsidR="00000000" w:rsidRPr="00000000">
          <w:rPr>
            <w:rtl w:val="0"/>
            <w:rPrChange w:author="Info Vivencia" w:id="120" w:date="2026-06-18T07:47:59Z">
              <w:rPr>
                <w:rFonts w:ascii="Calibri" w:cs="Calibri" w:eastAsia="Calibri" w:hAnsi="Calibri"/>
                <w:color w:val="000000"/>
                <w:sz w:val="22"/>
                <w:szCs w:val="22"/>
              </w:rPr>
            </w:rPrChange>
          </w:rPr>
          <w:t xml:space="preserve">moving</w:t>
        </w:r>
      </w:ins>
      <w:del w:author="Info Vivencia" w:id="119" w:date="2026-06-18T07:47:59Z">
        <w:r w:rsidDel="00000000" w:rsidR="00000000" w:rsidRPr="00000000">
          <w:rPr>
            <w:rtl w:val="0"/>
            <w:rPrChange w:author="Info Vivencia" w:id="120" w:date="2026-06-18T07:47:59Z">
              <w:rPr>
                <w:rFonts w:ascii="Calibri" w:cs="Calibri" w:eastAsia="Calibri" w:hAnsi="Calibri"/>
                <w:color w:val="000000"/>
                <w:sz w:val="22"/>
                <w:szCs w:val="22"/>
              </w:rPr>
            </w:rPrChange>
          </w:rPr>
          <w:delText xml:space="preserve">walking</w:delText>
        </w:r>
      </w:del>
      <w:r w:rsidDel="00000000" w:rsidR="00000000" w:rsidRPr="00000000">
        <w:rPr>
          <w:rFonts w:ascii="Calibri" w:cs="Calibri" w:eastAsia="Calibri" w:hAnsi="Calibri"/>
          <w:color w:val="000000"/>
          <w:sz w:val="22"/>
          <w:szCs w:val="22"/>
          <w:rtl w:val="0"/>
        </w:rPr>
        <w:t xml:space="preserve"> the work down the line. Take the freelancer’s article pipeline from earlier. You give the research agent the topic — say, simple tax tips for first-time freelancers in India — and it returns organised notes. You read those notes, and if they are sound you pass them to the writing agent, which returns a draft article. You read the draft, and if it holds together you pass it to the editing agent, which returns a clean final version. At each handoff you are doing what an orchestrator does: checking that what came out is good enough to go in, and only then passing it on. The whole job has been done by three focused agents, with you steering the work between them.</w:t>
      </w:r>
      <w:r w:rsidDel="00000000" w:rsidR="00000000" w:rsidRPr="00000000">
        <w:rPr>
          <w:rtl w:val="0"/>
        </w:rPr>
      </w:r>
    </w:p>
    <w:p w:rsidR="00000000" w:rsidDel="00000000" w:rsidP="00000000" w:rsidRDefault="00000000" w:rsidRPr="00000000" w14:paraId="00000035">
      <w:pPr>
        <w:spacing w:after="160" w:line="276" w:lineRule="auto"/>
        <w:rPr/>
      </w:pPr>
      <w:r w:rsidDel="00000000" w:rsidR="00000000" w:rsidRPr="00000000">
        <w:rPr>
          <w:rFonts w:ascii="Calibri" w:cs="Calibri" w:eastAsia="Calibri" w:hAnsi="Calibri"/>
          <w:color w:val="000000"/>
          <w:sz w:val="22"/>
          <w:szCs w:val="22"/>
          <w:rtl w:val="0"/>
        </w:rPr>
        <w:t xml:space="preserve">Just as a single agent’s first brief is rarely its best, a system’s first design rarely runs cleanly the first time, and the habit for fixing it is the same one you have used since Day 3: run it, watch where it breaks, and adjust. The difference with a system is that when something comes out wrong at the end, you have to find which agent caused it. If the final article is dull, the fault may lie with the writing agent’s brief — or it may lie further upstream, with a research agent that handed over thin notes the writer could do little with. Tracing a fault back to its source is a skill particular to multi-agent work, and it gets easier when your handoffs are clean, because you can inspect what each agent produced and see exactly where the quality first dropped.</w:t>
      </w:r>
      <w:r w:rsidDel="00000000" w:rsidR="00000000" w:rsidRPr="00000000">
        <w:rPr>
          <w:rtl w:val="0"/>
        </w:rPr>
      </w:r>
    </w:p>
    <w:p w:rsidR="00000000" w:rsidDel="00000000" w:rsidP="00000000" w:rsidRDefault="00000000" w:rsidRPr="00000000" w14:paraId="00000036">
      <w:pPr>
        <w:spacing w:after="160" w:line="276" w:lineRule="auto"/>
        <w:rPr/>
      </w:pPr>
      <w:r w:rsidDel="00000000" w:rsidR="00000000" w:rsidRPr="00000000">
        <w:rPr>
          <w:rFonts w:ascii="Calibri" w:cs="Calibri" w:eastAsia="Calibri" w:hAnsi="Calibri"/>
          <w:color w:val="000000"/>
          <w:sz w:val="22"/>
          <w:szCs w:val="22"/>
          <w:rtl w:val="0"/>
        </w:rPr>
        <w:t xml:space="preserve">This tracing is also why running the system by hand, checking each output before passing it on, is more than a limitation of today’s tools. Checking at each handoff is good practice in any case, because it catches a problem at the stage where it started rather than letting it flow down the line and spoil everything after it. A weak set of research notes passed unchecked into the writing agent produces a weak draft, which the editing agent can only polish, not rescue. Catching the weak notes at the first handoff and sending them back saves the whole rest of the line. Even when systems like this are later automated, the wise ones keep a person watching the handoffs that matter most, for exactly this reason.</w:t>
      </w:r>
      <w:r w:rsidDel="00000000" w:rsidR="00000000" w:rsidRPr="00000000">
        <w:rPr>
          <w:rtl w:val="0"/>
        </w:rPr>
      </w:r>
    </w:p>
    <w:p w:rsidR="00000000" w:rsidDel="00000000" w:rsidP="00000000" w:rsidRDefault="00000000" w:rsidRPr="00000000" w14:paraId="00000037">
      <w:pPr>
        <w:spacing w:after="160" w:before="280" w:lineRule="auto"/>
        <w:rPr/>
      </w:pPr>
      <w:r w:rsidDel="00000000" w:rsidR="00000000" w:rsidRPr="00000000">
        <w:rPr>
          <w:rFonts w:ascii="Calibri" w:cs="Calibri" w:eastAsia="Calibri" w:hAnsi="Calibri"/>
          <w:b w:val="1"/>
          <w:bCs w:val="1"/>
          <w:color w:val="000000"/>
          <w:sz w:val="30"/>
          <w:szCs w:val="30"/>
          <w:rtl w:val="0"/>
        </w:rPr>
        <w:t xml:space="preserve">5.  Designing Multi-Agent Systems Well </w:t>
      </w:r>
      <w:r w:rsidDel="00000000" w:rsidR="00000000" w:rsidRPr="00000000">
        <w:rPr>
          <w:rtl w:val="0"/>
        </w:rPr>
      </w:r>
    </w:p>
    <w:p w:rsidR="00000000" w:rsidDel="00000000" w:rsidP="00000000" w:rsidRDefault="00000000" w:rsidRPr="00000000" w14:paraId="00000038">
      <w:pPr>
        <w:spacing w:after="120" w:before="200" w:lineRule="auto"/>
        <w:rPr/>
      </w:pPr>
      <w:r w:rsidDel="00000000" w:rsidR="00000000" w:rsidRPr="00000000">
        <w:rPr>
          <w:rFonts w:ascii="Calibri" w:cs="Calibri" w:eastAsia="Calibri" w:hAnsi="Calibri"/>
          <w:b w:val="1"/>
          <w:bCs w:val="1"/>
          <w:color w:val="000000"/>
          <w:sz w:val="24"/>
          <w:szCs w:val="24"/>
          <w:rtl w:val="0"/>
        </w:rPr>
        <w:t xml:space="preserve">5.1  When more agents help and when they hurt</w:t>
      </w:r>
      <w:r w:rsidDel="00000000" w:rsidR="00000000" w:rsidRPr="00000000">
        <w:rPr>
          <w:rtl w:val="0"/>
        </w:rPr>
      </w:r>
    </w:p>
    <w:p w:rsidR="00000000" w:rsidDel="00000000" w:rsidP="00000000" w:rsidRDefault="00000000" w:rsidRPr="00000000" w14:paraId="00000039">
      <w:pPr>
        <w:spacing w:after="160" w:line="276" w:lineRule="auto"/>
        <w:rPr/>
      </w:pPr>
      <w:r w:rsidDel="00000000" w:rsidR="00000000" w:rsidRPr="00000000">
        <w:rPr>
          <w:rFonts w:ascii="Calibri" w:cs="Calibri" w:eastAsia="Calibri" w:hAnsi="Calibri"/>
          <w:color w:val="000000"/>
          <w:sz w:val="22"/>
          <w:szCs w:val="22"/>
          <w:rtl w:val="0"/>
        </w:rPr>
        <w:t xml:space="preserve">A multi-agent system is a powerful thing, and like most powerful things it is reached for too often once it is understood. The most important judgement in this whole area is knowing when a job actually warrants several agents and when it does not, because building a system for a job that did not need one wastes effort and, worse, can make the job less reliable than a simpler approach would have. There is a ladder of approaches, and the skill is climbing only as high as the job requires.</w:t>
      </w:r>
      <w:r w:rsidDel="00000000" w:rsidR="00000000" w:rsidRPr="00000000">
        <w:rPr>
          <w:rtl w:val="0"/>
        </w:rPr>
      </w:r>
    </w:p>
    <w:p w:rsidR="00000000" w:rsidDel="00000000" w:rsidP="00000000" w:rsidRDefault="00000000" w:rsidRPr="00000000" w14:paraId="0000003A">
      <w:pPr>
        <w:spacing w:after="160" w:line="276" w:lineRule="auto"/>
        <w:rPr/>
      </w:pPr>
      <w:r w:rsidDel="00000000" w:rsidR="00000000" w:rsidRPr="00000000">
        <w:rPr>
          <w:rFonts w:ascii="Calibri" w:cs="Calibri" w:eastAsia="Calibri" w:hAnsi="Calibri"/>
          <w:color w:val="000000"/>
          <w:sz w:val="22"/>
          <w:szCs w:val="22"/>
          <w:rtl w:val="0"/>
        </w:rPr>
        <w:t xml:space="preserve">At the bottom of the ladder is a single good prompt, which on Day 3 you learned to write well. If a task happens once and is simple, a prompt is the right tool and anything more is overkill. A step up is a single saved agent, which on Day 10 you learned to build. If a task recurs and is reasonably contained, one agent is right. Only at the top of the ladder, when a job is large enough that one agent’s brief would be overloaded and its distinct parts genuinely call for different kinds of attention, does a multi-agent system earn its place. The error to avoid is reaching straight for the top because it is the most impressive rung. The most capable practitioners are not the ones who build the most elaborate systems; they are the ones who match the size of the solution to the size of the problem, and who can tell the difference.</w:t>
      </w:r>
      <w:r w:rsidDel="00000000" w:rsidR="00000000" w:rsidRPr="00000000">
        <w:rPr>
          <w:rtl w:val="0"/>
        </w:rPr>
      </w:r>
    </w:p>
    <w:p w:rsidR="00000000" w:rsidDel="00000000" w:rsidP="00000000" w:rsidRDefault="00000000" w:rsidRPr="00000000" w14:paraId="0000003B">
      <w:pPr>
        <w:spacing w:after="160" w:line="276" w:lineRule="auto"/>
        <w:rPr/>
      </w:pPr>
      <w:r w:rsidDel="00000000" w:rsidR="00000000" w:rsidRPr="00000000">
        <w:rPr>
          <w:rFonts w:ascii="Calibri" w:cs="Calibri" w:eastAsia="Calibri" w:hAnsi="Calibri"/>
          <w:color w:val="000000"/>
          <w:sz w:val="22"/>
          <w:szCs w:val="22"/>
          <w:rtl w:val="0"/>
        </w:rPr>
        <w:t xml:space="preserve">This judgement is sharpest when you face a job you have never met before, where no one can tell you in advance whether it needs one agent or several. Three questions, which have run through this whole program, are the ones to put to such a job. First, when a new kind of work lands and you are unsure how to structure it, how would you work out for yourself whether it is one task or several — perhaps by trying to write a single brief for it and seeing whether that brief stays clean or starts pulling in different directions? Second, when a system you have built stumbles on one part, how would you find your own way to the fault, by inspecting each agent’s output in turn rather than abandoning the whole design? And third, </w:t>
      </w:r>
      <w:ins w:author="Info Vivencia" w:id="121" w:date="2026-06-18T08:05:12Z">
        <w:r w:rsidDel="00000000" w:rsidR="00000000" w:rsidRPr="00000000">
          <w:rPr>
            <w:rtl w:val="0"/>
            <w:rPrChange w:author="Info Vivencia" w:id="122" w:date="2026-06-18T08:05:12Z">
              <w:rPr>
                <w:rFonts w:ascii="Calibri" w:cs="Calibri" w:eastAsia="Calibri" w:hAnsi="Calibri"/>
                <w:color w:val="000000"/>
                <w:sz w:val="22"/>
                <w:szCs w:val="22"/>
              </w:rPr>
            </w:rPrChange>
          </w:rPr>
          <w:t xml:space="preserve">When evaluating a task, do you focus only on the most obvious way to divide it, or do you examine it more carefully to identify the points where the nature of the thinking changes? Those transitions are often the most effective places to split the work.</w:t>
        </w:r>
      </w:ins>
      <w:del w:author="Info Vivencia" w:id="121" w:date="2026-06-18T08:05:12Z">
        <w:r w:rsidDel="00000000" w:rsidR="00000000" w:rsidRPr="00000000">
          <w:rPr>
            <w:rtl w:val="0"/>
            <w:rPrChange w:author="Info Vivencia" w:id="122" w:date="2026-06-18T08:05:12Z">
              <w:rPr>
                <w:rFonts w:ascii="Calibri" w:cs="Calibri" w:eastAsia="Calibri" w:hAnsi="Calibri"/>
                <w:color w:val="000000"/>
                <w:sz w:val="22"/>
                <w:szCs w:val="22"/>
              </w:rPr>
            </w:rPrChange>
          </w:rPr>
          <w:delText xml:space="preserve">when you look at the job, are you seeing only the obvious split, or are you turning it over to find the seams where the kind of thinking genuinely changes, which are the right places to divide it? </w:delText>
        </w:r>
      </w:del>
      <w:r w:rsidDel="00000000" w:rsidR="00000000" w:rsidRPr="00000000">
        <w:rPr>
          <w:rFonts w:ascii="Calibri" w:cs="Calibri" w:eastAsia="Calibri" w:hAnsi="Calibri"/>
          <w:color w:val="000000"/>
          <w:sz w:val="22"/>
          <w:szCs w:val="22"/>
          <w:rtl w:val="0"/>
        </w:rPr>
        <w:t xml:space="preserve">A person who carries these questions can structure a problem they have never seen before, and that is the durable skill here, because the specific tools and the specific jobs will keep changing while the habit of structuring work will not.</w:t>
      </w:r>
      <w:r w:rsidDel="00000000" w:rsidR="00000000" w:rsidRPr="00000000">
        <w:rPr>
          <w:rtl w:val="0"/>
        </w:rPr>
      </w:r>
    </w:p>
    <w:p w:rsidR="00000000" w:rsidDel="00000000" w:rsidP="00000000" w:rsidRDefault="00000000" w:rsidRPr="00000000" w14:paraId="0000003C">
      <w:pPr>
        <w:spacing w:after="120" w:before="200" w:lineRule="auto"/>
        <w:rPr/>
      </w:pPr>
      <w:r w:rsidDel="00000000" w:rsidR="00000000" w:rsidRPr="00000000">
        <w:rPr>
          <w:rFonts w:ascii="Calibri" w:cs="Calibri" w:eastAsia="Calibri" w:hAnsi="Calibri"/>
          <w:b w:val="1"/>
          <w:bCs w:val="1"/>
          <w:color w:val="000000"/>
          <w:sz w:val="24"/>
          <w:szCs w:val="24"/>
          <w:rtl w:val="0"/>
        </w:rPr>
        <w:t xml:space="preserve">5.2  The risks that multiply with scale</w:t>
      </w:r>
      <w:r w:rsidDel="00000000" w:rsidR="00000000" w:rsidRPr="00000000">
        <w:rPr>
          <w:rtl w:val="0"/>
        </w:rPr>
      </w:r>
    </w:p>
    <w:p w:rsidR="00000000" w:rsidDel="00000000" w:rsidP="00000000" w:rsidRDefault="00000000" w:rsidRPr="00000000" w14:paraId="0000003D">
      <w:pPr>
        <w:spacing w:after="160" w:line="276" w:lineRule="auto"/>
        <w:rPr/>
      </w:pPr>
      <w:r w:rsidDel="00000000" w:rsidR="00000000" w:rsidRPr="00000000">
        <w:rPr>
          <w:rFonts w:ascii="Calibri" w:cs="Calibri" w:eastAsia="Calibri" w:hAnsi="Calibri"/>
          <w:color w:val="000000"/>
          <w:sz w:val="22"/>
          <w:szCs w:val="22"/>
          <w:rtl w:val="0"/>
        </w:rPr>
        <w:t xml:space="preserve">With the power of several agents come risks that a single agent does not carry, and designing a system well means designing against them. The first is that errors compound as they pass down the line. You learned on Day 1 that the model underneath any agent can be confidently wrong, and that limit does not disappear in a system — it multiplies. A small mistake in the research agent’s notes, unnoticed, becomes a flawed premise in the writer’s draft, which the editor polishes into something that reads beautifully and is wrong. Each handoff is a chance for an error to be passed on and dressed up rather than caught. The more agents a job passes through, the more important it becomes to check the work at the </w:t>
      </w:r>
      <w:ins w:author="Info Vivencia" w:id="123" w:date="2026-06-18T08:06:36Z">
        <w:r w:rsidDel="00000000" w:rsidR="00000000" w:rsidRPr="00000000">
          <w:rPr>
            <w:rtl w:val="0"/>
            <w:rPrChange w:author="Info Vivencia" w:id="124" w:date="2026-06-18T08:06:36Z">
              <w:rPr>
                <w:rFonts w:ascii="Calibri" w:cs="Calibri" w:eastAsia="Calibri" w:hAnsi="Calibri"/>
                <w:color w:val="000000"/>
                <w:sz w:val="22"/>
                <w:szCs w:val="22"/>
              </w:rPr>
            </w:rPrChange>
          </w:rPr>
          <w:t xml:space="preserve">handoffs</w:t>
        </w:r>
      </w:ins>
      <w:del w:author="Info Vivencia" w:id="123" w:date="2026-06-18T08:06:36Z">
        <w:r w:rsidDel="00000000" w:rsidR="00000000" w:rsidRPr="00000000">
          <w:rPr>
            <w:rtl w:val="0"/>
            <w:rPrChange w:author="Info Vivencia" w:id="124" w:date="2026-06-18T08:06:36Z">
              <w:rPr>
                <w:rFonts w:ascii="Calibri" w:cs="Calibri" w:eastAsia="Calibri" w:hAnsi="Calibri"/>
                <w:color w:val="000000"/>
                <w:sz w:val="22"/>
                <w:szCs w:val="22"/>
              </w:rPr>
            </w:rPrChange>
          </w:rPr>
          <w:delText xml:space="preserve">joins</w:delText>
        </w:r>
      </w:del>
      <w:r w:rsidDel="00000000" w:rsidR="00000000" w:rsidRPr="00000000">
        <w:rPr>
          <w:rFonts w:ascii="Calibri" w:cs="Calibri" w:eastAsia="Calibri" w:hAnsi="Calibri"/>
          <w:color w:val="000000"/>
          <w:sz w:val="22"/>
          <w:szCs w:val="22"/>
          <w:rtl w:val="0"/>
        </w:rPr>
        <w:t xml:space="preserve">, because a fault caught early costs little and a fault caught at the end has already spread.</w:t>
      </w:r>
      <w:r w:rsidDel="00000000" w:rsidR="00000000" w:rsidRPr="00000000">
        <w:rPr>
          <w:rtl w:val="0"/>
        </w:rPr>
      </w:r>
    </w:p>
    <w:p w:rsidR="00000000" w:rsidDel="00000000" w:rsidP="00000000" w:rsidRDefault="00000000" w:rsidRPr="00000000" w14:paraId="0000003E">
      <w:pPr>
        <w:spacing w:after="160" w:line="276" w:lineRule="auto"/>
        <w:rPr/>
      </w:pPr>
      <w:r w:rsidDel="00000000" w:rsidR="00000000" w:rsidRPr="00000000">
        <w:rPr>
          <w:rFonts w:ascii="Calibri" w:cs="Calibri" w:eastAsia="Calibri" w:hAnsi="Calibri"/>
          <w:color w:val="000000"/>
          <w:sz w:val="22"/>
          <w:szCs w:val="22"/>
          <w:rtl w:val="0"/>
        </w:rPr>
        <w:t xml:space="preserve">The second risk is that cost and effort multiply with the number of agents. Every agent in a system is doing real work, and a job that runs through five agents is doing roughly five times the work of one. This is usually worth it for the quality gained, but it is a reason not to build</w:t>
      </w:r>
      <w:ins w:author="Info Vivencia" w:id="125" w:date="2026-06-18T08:07:48Z">
        <w:r w:rsidDel="00000000" w:rsidR="00000000" w:rsidRPr="00000000">
          <w:rPr>
            <w:rtl w:val="0"/>
            <w:rPrChange w:author="Info Vivencia" w:id="126" w:date="2026-06-18T08:07:48Z">
              <w:rPr>
                <w:rFonts w:ascii="Calibri" w:cs="Calibri" w:eastAsia="Calibri" w:hAnsi="Calibri"/>
                <w:color w:val="000000"/>
                <w:sz w:val="22"/>
                <w:szCs w:val="22"/>
              </w:rPr>
            </w:rPrChange>
          </w:rPr>
          <w:t xml:space="preserve">An unnecessarily expansive system where a focused design would suffice</w:t>
        </w:r>
      </w:ins>
      <w:del w:author="Info Vivencia" w:id="125" w:date="2026-06-18T08:07:48Z">
        <w:r w:rsidDel="00000000" w:rsidR="00000000" w:rsidRPr="00000000">
          <w:rPr>
            <w:rtl w:val="0"/>
            <w:rPrChange w:author="Info Vivencia" w:id="126" w:date="2026-06-18T08:07:48Z">
              <w:rPr>
                <w:rFonts w:ascii="Calibri" w:cs="Calibri" w:eastAsia="Calibri" w:hAnsi="Calibri"/>
                <w:color w:val="000000"/>
                <w:sz w:val="22"/>
                <w:szCs w:val="22"/>
              </w:rPr>
            </w:rPrChange>
          </w:rPr>
          <w:delText xml:space="preserve"> a sprawling system where a lean one would do</w:delText>
        </w:r>
      </w:del>
      <w:r w:rsidDel="00000000" w:rsidR="00000000" w:rsidRPr="00000000">
        <w:rPr>
          <w:rFonts w:ascii="Calibri" w:cs="Calibri" w:eastAsia="Calibri" w:hAnsi="Calibri"/>
          <w:color w:val="000000"/>
          <w:sz w:val="22"/>
          <w:szCs w:val="22"/>
          <w:rtl w:val="0"/>
        </w:rPr>
        <w:t xml:space="preserve">, and a reason to be especially careful with any arrangement where agents might call one another repeatedly, since work that loops without a clear stopping point can run on far longer than intended. A system should be designed to finish: each agent’s job should end cleanly, and the whole </w:t>
      </w:r>
      <w:ins w:author="Info Vivencia" w:id="127" w:date="2026-06-18T08:08:16Z">
        <w:r w:rsidDel="00000000" w:rsidR="00000000" w:rsidRPr="00000000">
          <w:rPr>
            <w:rFonts w:ascii="Calibri" w:cs="Calibri" w:eastAsia="Calibri" w:hAnsi="Calibri"/>
            <w:color w:val="000000"/>
            <w:sz w:val="22"/>
            <w:szCs w:val="22"/>
            <w:rtl w:val="0"/>
          </w:rPr>
          <w:t xml:space="preserve">system </w:t>
        </w:r>
      </w:ins>
      <w:r w:rsidDel="00000000" w:rsidR="00000000" w:rsidRPr="00000000">
        <w:rPr>
          <w:rFonts w:ascii="Calibri" w:cs="Calibri" w:eastAsia="Calibri" w:hAnsi="Calibri"/>
          <w:color w:val="000000"/>
          <w:sz w:val="22"/>
          <w:szCs w:val="22"/>
          <w:rtl w:val="0"/>
        </w:rPr>
        <w:t xml:space="preserve">should come to a definite end rather than circling</w:t>
      </w:r>
      <w:ins w:author="Info Vivencia" w:id="128" w:date="2026-06-18T08:08:26Z">
        <w:r w:rsidDel="00000000" w:rsidR="00000000" w:rsidRPr="00000000">
          <w:rPr>
            <w:rFonts w:ascii="Calibri" w:cs="Calibri" w:eastAsia="Calibri" w:hAnsi="Calibri"/>
            <w:color w:val="000000"/>
            <w:sz w:val="22"/>
            <w:szCs w:val="22"/>
            <w:rtl w:val="0"/>
          </w:rPr>
          <w:t xml:space="preserve"> </w:t>
        </w:r>
        <w:r w:rsidDel="00000000" w:rsidR="00000000" w:rsidRPr="00000000">
          <w:rPr>
            <w:rtl w:val="0"/>
            <w:rPrChange w:author="Info Vivencia" w:id="129" w:date="2026-06-18T08:08:26Z">
              <w:rPr>
                <w:rFonts w:ascii="Calibri" w:cs="Calibri" w:eastAsia="Calibri" w:hAnsi="Calibri"/>
                <w:color w:val="000000"/>
                <w:sz w:val="22"/>
                <w:szCs w:val="22"/>
              </w:rPr>
            </w:rPrChange>
          </w:rPr>
          <w:t xml:space="preserve">in a loop continously</w:t>
        </w:r>
      </w:ins>
      <w:r w:rsidDel="00000000" w:rsidR="00000000" w:rsidRPr="00000000">
        <w:rPr>
          <w:rFonts w:ascii="Calibri" w:cs="Calibri" w:eastAsia="Calibri" w:hAnsi="Calibri"/>
          <w:color w:val="000000"/>
          <w:sz w:val="22"/>
          <w:szCs w:val="22"/>
          <w:rtl w:val="0"/>
        </w:rPr>
        <w:t xml:space="preserve">.</w:t>
      </w:r>
      <w:r w:rsidDel="00000000" w:rsidR="00000000" w:rsidRPr="00000000">
        <w:rPr>
          <w:rtl w:val="0"/>
        </w:rPr>
      </w:r>
    </w:p>
    <w:p w:rsidR="00000000" w:rsidDel="00000000" w:rsidP="00000000" w:rsidRDefault="00000000" w:rsidRPr="00000000" w14:paraId="0000003F">
      <w:pPr>
        <w:spacing w:after="160" w:line="276" w:lineRule="auto"/>
        <w:rPr/>
      </w:pPr>
      <w:r w:rsidDel="00000000" w:rsidR="00000000" w:rsidRPr="00000000">
        <w:rPr>
          <w:rFonts w:ascii="Calibri" w:cs="Calibri" w:eastAsia="Calibri" w:hAnsi="Calibri"/>
          <w:color w:val="000000"/>
          <w:sz w:val="22"/>
          <w:szCs w:val="22"/>
          <w:rtl w:val="0"/>
        </w:rPr>
        <w:t xml:space="preserve">The third and most important risk is that a system is harder to watch than a single agent, and it is easy to let a thing that runs largely on its own drift out of sight. This is where the principle from Day 10 becomes more important</w:t>
      </w:r>
      <w:del w:author="Info Vivencia" w:id="130" w:date="2026-06-18T08:08:49Z">
        <w:r w:rsidDel="00000000" w:rsidR="00000000" w:rsidRPr="00000000">
          <w:rPr>
            <w:rFonts w:ascii="Calibri" w:cs="Calibri" w:eastAsia="Calibri" w:hAnsi="Calibri"/>
            <w:color w:val="000000"/>
            <w:sz w:val="22"/>
            <w:szCs w:val="22"/>
            <w:rtl w:val="0"/>
          </w:rPr>
          <w:delText xml:space="preserve">, not less</w:delText>
        </w:r>
      </w:del>
      <w:r w:rsidDel="00000000" w:rsidR="00000000" w:rsidRPr="00000000">
        <w:rPr>
          <w:rFonts w:ascii="Calibri" w:cs="Calibri" w:eastAsia="Calibri" w:hAnsi="Calibri"/>
          <w:color w:val="000000"/>
          <w:sz w:val="22"/>
          <w:szCs w:val="22"/>
          <w:rtl w:val="0"/>
        </w:rPr>
        <w:t xml:space="preserve">: the more a mistake would cost, the more a person must stay in the loop. In a multi-agent system the particular danger is that, because the parts hand off to each other so smoothly, no one ends up watching any single handoff, and the system as a whole produces a result that no person actually checked. The remedy is to decide deliberately which handoffs matter enough to need a human eye, and to keep that eye there. When a system answers or acts under your name — under your business, in your work, with your reputation attached — you remain answerable for everything it produces, exactly as you would be for the work of people you had delegated to. The agents remove the labour; they do not remove the responsibility. A system you cannot vouch for is one you should not have running, however impressive its design.</w:t>
      </w:r>
      <w:r w:rsidDel="00000000" w:rsidR="00000000" w:rsidRPr="00000000">
        <w:rPr>
          <w:rtl w:val="0"/>
        </w:rPr>
      </w:r>
    </w:p>
    <w:p w:rsidR="00000000" w:rsidDel="00000000" w:rsidP="00000000" w:rsidRDefault="00000000" w:rsidRPr="00000000" w14:paraId="00000040">
      <w:pPr>
        <w:spacing w:after="160" w:before="280" w:lineRule="auto"/>
        <w:rPr/>
      </w:pPr>
      <w:r w:rsidDel="00000000" w:rsidR="00000000" w:rsidRPr="00000000">
        <w:rPr>
          <w:rFonts w:ascii="Calibri" w:cs="Calibri" w:eastAsia="Calibri" w:hAnsi="Calibri"/>
          <w:b w:val="1"/>
          <w:bCs w:val="1"/>
          <w:color w:val="000000"/>
          <w:sz w:val="30"/>
          <w:szCs w:val="30"/>
          <w:rtl w:val="0"/>
        </w:rPr>
        <w:t xml:space="preserve">6.  Turning Multi-Agent Skills into Income </w:t>
      </w:r>
      <w:r w:rsidDel="00000000" w:rsidR="00000000" w:rsidRPr="00000000">
        <w:rPr>
          <w:rtl w:val="0"/>
        </w:rPr>
      </w:r>
    </w:p>
    <w:p w:rsidR="00000000" w:rsidDel="00000000" w:rsidP="00000000" w:rsidRDefault="00000000" w:rsidRPr="00000000" w14:paraId="00000041">
      <w:pPr>
        <w:spacing w:after="120" w:before="200" w:lineRule="auto"/>
        <w:rPr/>
      </w:pPr>
      <w:r w:rsidDel="00000000" w:rsidR="00000000" w:rsidRPr="00000000">
        <w:rPr>
          <w:rFonts w:ascii="Calibri" w:cs="Calibri" w:eastAsia="Calibri" w:hAnsi="Calibri"/>
          <w:b w:val="1"/>
          <w:bCs w:val="1"/>
          <w:color w:val="000000"/>
          <w:sz w:val="24"/>
          <w:szCs w:val="24"/>
          <w:rtl w:val="0"/>
        </w:rPr>
        <w:t xml:space="preserve">6.1  The shift from selling outputs to selling working assistants</w:t>
      </w:r>
      <w:r w:rsidDel="00000000" w:rsidR="00000000" w:rsidRPr="00000000">
        <w:rPr>
          <w:rtl w:val="0"/>
        </w:rPr>
      </w:r>
    </w:p>
    <w:p w:rsidR="00000000" w:rsidDel="00000000" w:rsidP="00000000" w:rsidRDefault="00000000" w:rsidRPr="00000000" w14:paraId="00000042">
      <w:pPr>
        <w:spacing w:after="160" w:line="276" w:lineRule="auto"/>
        <w:rPr/>
      </w:pPr>
      <w:ins w:author="Info Vivencia" w:id="131" w:date="2026-06-18T08:10:59Z">
        <w:r w:rsidDel="00000000" w:rsidR="00000000" w:rsidRPr="00000000">
          <w:rPr>
            <w:rtl w:val="0"/>
            <w:rPrChange w:author="Info Vivencia" w:id="132" w:date="2026-06-18T08:10:59Z">
              <w:rPr/>
            </w:rPrChange>
          </w:rPr>
          <w:t xml:space="preserve">The earning opportunity presented in this session differs fundamentally from those explored in earlier sessions</w:t>
        </w:r>
      </w:ins>
      <w:del w:author="Info Vivencia" w:id="131" w:date="2026-06-18T08:10:59Z">
        <w:r w:rsidDel="00000000" w:rsidR="00000000" w:rsidRPr="00000000">
          <w:rPr>
            <w:rtl w:val="0"/>
            <w:rPrChange w:author="Info Vivencia" w:id="132" w:date="2026-06-18T08:10:59Z">
              <w:rPr>
                <w:rFonts w:ascii="Calibri" w:cs="Calibri" w:eastAsia="Calibri" w:hAnsi="Calibri"/>
                <w:color w:val="000000"/>
                <w:sz w:val="22"/>
                <w:szCs w:val="22"/>
              </w:rPr>
            </w:rPrChange>
          </w:rPr>
          <w:delText xml:space="preserve">The earning opportunity in this day is different in kind from the ones in earlier sessions</w:delText>
        </w:r>
      </w:del>
      <w:r w:rsidDel="00000000" w:rsidR="00000000" w:rsidRPr="00000000">
        <w:rPr>
          <w:rFonts w:ascii="Calibri" w:cs="Calibri" w:eastAsia="Calibri" w:hAnsi="Calibri"/>
          <w:color w:val="000000"/>
          <w:sz w:val="22"/>
          <w:szCs w:val="22"/>
          <w:rtl w:val="0"/>
        </w:rPr>
        <w:t xml:space="preserve">, and the difference is worth seeing clearly, because it is a step up. Until now, when the program discussed earning from these skills, the thing being sold was an output: a set of social media images, a video, a piece of writing — a deliverable you produce and hand over, paid for once. Building agents and systems opens a different and more valuable kind of offering. Instead of selling the output, you sell the working assistant that produces outputs, or handles a task, again and again on its own. You are no longer paid only for doing the task; you are paid for building the thing that does the task.</w:t>
      </w:r>
      <w:r w:rsidDel="00000000" w:rsidR="00000000" w:rsidRPr="00000000">
        <w:rPr>
          <w:rtl w:val="0"/>
        </w:rPr>
      </w:r>
    </w:p>
    <w:p w:rsidR="00000000" w:rsidDel="00000000" w:rsidP="00000000" w:rsidRDefault="00000000" w:rsidRPr="00000000" w14:paraId="00000043">
      <w:pPr>
        <w:spacing w:after="160" w:line="276" w:lineRule="auto"/>
        <w:rPr/>
      </w:pPr>
      <w:r w:rsidDel="00000000" w:rsidR="00000000" w:rsidRPr="00000000">
        <w:rPr>
          <w:rFonts w:ascii="Calibri" w:cs="Calibri" w:eastAsia="Calibri" w:hAnsi="Calibri"/>
          <w:color w:val="000000"/>
          <w:sz w:val="22"/>
          <w:szCs w:val="22"/>
          <w:rtl w:val="0"/>
        </w:rPr>
        <w:t xml:space="preserve">This is worth more, and for a clear reason. A one-off output is used once, and then the client needs another, which is why output work, however skilled, is paid one job at a time. A working system keeps delivering after you have built it — the support assistant answers customers every day, the research system produces a report whenever it is run — so the value to the client is ongoing rather than single-use. Work that keeps paying off is naturally worth more than work that is consumed once, and it is the kind of work that supports a lasting arrangement rather than a string of separate jobs. The skills you have built across Module 3 are precisely the skills for producing these lasting systems.</w:t>
      </w:r>
      <w:r w:rsidDel="00000000" w:rsidR="00000000" w:rsidRPr="00000000">
        <w:rPr>
          <w:rtl w:val="0"/>
        </w:rPr>
      </w:r>
    </w:p>
    <w:p w:rsidR="00000000" w:rsidDel="00000000" w:rsidP="00000000" w:rsidRDefault="00000000" w:rsidRPr="00000000" w14:paraId="00000044">
      <w:pPr>
        <w:spacing w:after="120" w:before="200" w:lineRule="auto"/>
        <w:rPr/>
      </w:pPr>
      <w:r w:rsidDel="00000000" w:rsidR="00000000" w:rsidRPr="00000000">
        <w:rPr>
          <w:rFonts w:ascii="Calibri" w:cs="Calibri" w:eastAsia="Calibri" w:hAnsi="Calibri"/>
          <w:b w:val="1"/>
          <w:bCs w:val="1"/>
          <w:color w:val="000000"/>
          <w:sz w:val="24"/>
          <w:szCs w:val="24"/>
          <w:rtl w:val="0"/>
        </w:rPr>
        <w:t xml:space="preserve">6.2  What that looks like as an offering</w:t>
      </w:r>
      <w:r w:rsidDel="00000000" w:rsidR="00000000" w:rsidRPr="00000000">
        <w:rPr>
          <w:rtl w:val="0"/>
        </w:rPr>
      </w:r>
    </w:p>
    <w:p w:rsidR="00000000" w:rsidDel="00000000" w:rsidP="00000000" w:rsidRDefault="00000000" w:rsidRPr="00000000" w14:paraId="00000045">
      <w:pPr>
        <w:spacing w:after="160" w:line="276" w:lineRule="auto"/>
        <w:rPr/>
      </w:pPr>
      <w:r w:rsidDel="00000000" w:rsidR="00000000" w:rsidRPr="00000000">
        <w:rPr>
          <w:rFonts w:ascii="Calibri" w:cs="Calibri" w:eastAsia="Calibri" w:hAnsi="Calibri"/>
          <w:color w:val="000000"/>
          <w:sz w:val="22"/>
          <w:szCs w:val="22"/>
          <w:rtl w:val="0"/>
        </w:rPr>
        <w:t xml:space="preserve">The shape of such an offering is concrete, not abstract. A small business near you spends hours every week answering the same customer questions, sorting the same kinds of enquiries, or pulling together the same kind of information. You build them a system that takes that recurring work off their hands — a support assistant briefed on their products and policies, or a sorter that routes their daily messages to the right place, or a small research system that produces the weekly summary they currently assemble by hand. You are paid to design it, to set it up, and often to keep it working well over time as their needs shift. The buyers are the same local businesses the whole program has pointed you toward — the coaching centre, the online seller, the neighbourhood agency — but what you bring them now is not a poster or an article; it is a capable assistant that keeps working.</w:t>
      </w:r>
      <w:r w:rsidDel="00000000" w:rsidR="00000000" w:rsidRPr="00000000">
        <w:rPr>
          <w:rtl w:val="0"/>
        </w:rPr>
      </w:r>
    </w:p>
    <w:p w:rsidR="00000000" w:rsidDel="00000000" w:rsidP="00000000" w:rsidRDefault="00000000" w:rsidRPr="00000000" w14:paraId="00000046">
      <w:pPr>
        <w:spacing w:after="160" w:line="276" w:lineRule="auto"/>
        <w:rPr/>
      </w:pPr>
      <w:r w:rsidDel="00000000" w:rsidR="00000000" w:rsidRPr="00000000">
        <w:rPr>
          <w:rFonts w:ascii="Calibri" w:cs="Calibri" w:eastAsia="Calibri" w:hAnsi="Calibri"/>
          <w:color w:val="000000"/>
          <w:sz w:val="22"/>
          <w:szCs w:val="22"/>
          <w:rtl w:val="0"/>
        </w:rPr>
        <w:t xml:space="preserve">The same honesty the program has insisted on throughout matters even more when what you sell runs on its own in a client’s name. A system you build and hand over will answer real customers and handle real requests without you watching each one, so you owe the client a clear account of what it can and cannot do, where you have kept a human in the loop and where you have not, and what should happen when it meets something outside its competence. Building a system that quietly oversteps — that makes promises the business has not authorised, or handles sensitive matters it should have passed to a person — is how a promising arrangement turns into a liability for the client and</w:t>
      </w:r>
      <w:ins w:author="Info Vivencia" w:id="133" w:date="2026-06-18T08:13:30Z">
        <w:r w:rsidDel="00000000" w:rsidR="00000000" w:rsidRPr="00000000">
          <w:rPr>
            <w:rtl w:val="0"/>
            <w:rPrChange w:author="Info Vivencia" w:id="134" w:date="2026-06-18T08:13:30Z">
              <w:rPr>
                <w:rFonts w:ascii="Calibri" w:cs="Calibri" w:eastAsia="Calibri" w:hAnsi="Calibri"/>
                <w:color w:val="000000"/>
                <w:sz w:val="22"/>
                <w:szCs w:val="22"/>
              </w:rPr>
            </w:rPrChange>
          </w:rPr>
          <w:t xml:space="preserve"> a lost client for you</w:t>
        </w:r>
      </w:ins>
      <w:del w:author="Info Vivencia" w:id="133" w:date="2026-06-18T08:13:30Z">
        <w:r w:rsidDel="00000000" w:rsidR="00000000" w:rsidRPr="00000000">
          <w:rPr>
            <w:rFonts w:ascii="Calibri" w:cs="Calibri" w:eastAsia="Calibri" w:hAnsi="Calibri"/>
            <w:color w:val="000000"/>
            <w:sz w:val="22"/>
            <w:szCs w:val="22"/>
            <w:rtl w:val="0"/>
          </w:rPr>
          <w:delText xml:space="preserve"> an ended relationship for you</w:delText>
        </w:r>
      </w:del>
      <w:r w:rsidDel="00000000" w:rsidR="00000000" w:rsidRPr="00000000">
        <w:rPr>
          <w:rFonts w:ascii="Calibri" w:cs="Calibri" w:eastAsia="Calibri" w:hAnsi="Calibri"/>
          <w:color w:val="000000"/>
          <w:sz w:val="22"/>
          <w:szCs w:val="22"/>
          <w:rtl w:val="0"/>
        </w:rPr>
        <w:t xml:space="preserve">. The people who build a lasting living from this are the ones whose systems are honest about their own limits and safe to leave running, because a client who can trust your system to know where to stop is a client who keeps you on.</w:t>
      </w:r>
      <w:r w:rsidDel="00000000" w:rsidR="00000000" w:rsidRPr="00000000">
        <w:rPr>
          <w:rtl w:val="0"/>
        </w:rPr>
      </w:r>
    </w:p>
    <w:p w:rsidR="00000000" w:rsidDel="00000000" w:rsidP="00000000" w:rsidRDefault="00000000" w:rsidRPr="00000000" w14:paraId="00000047">
      <w:pPr>
        <w:spacing w:after="160" w:line="276" w:lineRule="auto"/>
        <w:rPr/>
      </w:pPr>
      <w:r w:rsidDel="00000000" w:rsidR="00000000" w:rsidRPr="00000000">
        <w:rPr>
          <w:rFonts w:ascii="Calibri" w:cs="Calibri" w:eastAsia="Calibri" w:hAnsi="Calibri"/>
          <w:color w:val="000000"/>
          <w:sz w:val="22"/>
          <w:szCs w:val="22"/>
          <w:rtl w:val="0"/>
        </w:rPr>
        <w:t xml:space="preserve">There is one more thing such a system usually needs in order to be genuinely valuable, and it is the subject of the next session. A support assistant is only as good as the information it answers from, and so far you have put that information into an agent’s brief by hand. The next day shows you how to connect a system to a body of real knowledge — a business’s actual product list, its real policies, a whole folder of documents — so that it answers from that source directly. That is what turns a capable assistant into one that truly knows the business it serves, and it is where Day 12 begins.</w:t>
      </w:r>
      <w:r w:rsidDel="00000000" w:rsidR="00000000" w:rsidRPr="00000000">
        <w:rPr>
          <w:rtl w:val="0"/>
        </w:rPr>
      </w:r>
    </w:p>
    <w:p w:rsidR="00000000" w:rsidDel="00000000" w:rsidP="00000000" w:rsidRDefault="00000000" w:rsidRPr="00000000" w14:paraId="00000048">
      <w:pPr>
        <w:spacing w:after="160" w:before="280" w:lineRule="auto"/>
        <w:rPr/>
      </w:pPr>
      <w:r w:rsidDel="00000000" w:rsidR="00000000" w:rsidRPr="00000000">
        <w:rPr>
          <w:rFonts w:ascii="Calibri" w:cs="Calibri" w:eastAsia="Calibri" w:hAnsi="Calibri"/>
          <w:b w:val="1"/>
          <w:bCs w:val="1"/>
          <w:color w:val="000000"/>
          <w:sz w:val="30"/>
          <w:szCs w:val="30"/>
          <w:rtl w:val="0"/>
        </w:rPr>
        <w:t xml:space="preserve">7.  Practice</w:t>
      </w:r>
      <w:r w:rsidDel="00000000" w:rsidR="00000000" w:rsidRPr="00000000">
        <w:rPr>
          <w:rtl w:val="0"/>
        </w:rPr>
      </w:r>
    </w:p>
    <w:p w:rsidR="00000000" w:rsidDel="00000000" w:rsidP="00000000" w:rsidRDefault="00000000" w:rsidRPr="00000000" w14:paraId="00000049">
      <w:pPr>
        <w:spacing w:after="160" w:line="276" w:lineRule="auto"/>
        <w:rPr/>
      </w:pPr>
      <w:r w:rsidDel="00000000" w:rsidR="00000000" w:rsidRPr="00000000">
        <w:rPr>
          <w:rFonts w:ascii="Calibri" w:cs="Calibri" w:eastAsia="Calibri" w:hAnsi="Calibri"/>
          <w:color w:val="000000"/>
          <w:sz w:val="22"/>
          <w:szCs w:val="22"/>
          <w:rtl w:val="0"/>
        </w:rPr>
        <w:t xml:space="preserve">Complete the following tasks on your own using the LMS resources and the tools introduced today. Each task tells you what to do, which tool to use, and what a good result looks like. Do them in order, because each one builds on the one before.</w:t>
      </w:r>
      <w:r w:rsidDel="00000000" w:rsidR="00000000" w:rsidRPr="00000000">
        <w:rPr>
          <w:rtl w:val="0"/>
        </w:rPr>
      </w:r>
    </w:p>
    <w:p w:rsidR="00000000" w:rsidDel="00000000" w:rsidP="00000000" w:rsidRDefault="00000000" w:rsidRPr="00000000" w14:paraId="0000004A">
      <w:pPr>
        <w:spacing w:after="160" w:line="276" w:lineRule="auto"/>
        <w:rPr/>
      </w:pPr>
      <w:r w:rsidDel="00000000" w:rsidR="00000000" w:rsidRPr="00000000">
        <w:rPr>
          <w:rFonts w:ascii="Calibri" w:cs="Calibri" w:eastAsia="Calibri" w:hAnsi="Calibri"/>
          <w:b w:val="1"/>
          <w:bCs w:val="1"/>
          <w:color w:val="000000"/>
          <w:sz w:val="22"/>
          <w:szCs w:val="22"/>
          <w:rtl w:val="0"/>
        </w:rPr>
        <w:t xml:space="preserve">Task 1 — Design the split.  </w:t>
      </w:r>
      <w:r w:rsidDel="00000000" w:rsidR="00000000" w:rsidRPr="00000000">
        <w:rPr>
          <w:rFonts w:ascii="Calibri" w:cs="Calibri" w:eastAsia="Calibri" w:hAnsi="Calibri"/>
          <w:color w:val="000000"/>
          <w:sz w:val="22"/>
          <w:szCs w:val="22"/>
          <w:rtl w:val="0"/>
        </w:rPr>
        <w:t xml:space="preserve">Choose a real job from your own work or studies that is too large or too varied for one agent to do well. Write down how you would divide it among several specialised agents: name each agent, give it one clear job, and state what it must produce for the next agent. Then choose which of the three patterns — sequential pipeline, parallel and combine, or orchestrator and specialists — fits the job, and say in a sentence why. A good result is a clear plan on paper that someone else could read and understand how the work is split and how it flows.</w:t>
      </w:r>
      <w:r w:rsidDel="00000000" w:rsidR="00000000" w:rsidRPr="00000000">
        <w:rPr>
          <w:rtl w:val="0"/>
        </w:rPr>
      </w:r>
    </w:p>
    <w:p w:rsidR="00000000" w:rsidDel="00000000" w:rsidP="00000000" w:rsidRDefault="00000000" w:rsidRPr="00000000" w14:paraId="0000004B">
      <w:pPr>
        <w:spacing w:after="160" w:line="276" w:lineRule="auto"/>
        <w:rPr/>
      </w:pPr>
      <w:r w:rsidDel="00000000" w:rsidR="00000000" w:rsidRPr="00000000">
        <w:rPr>
          <w:rFonts w:ascii="Calibri" w:cs="Calibri" w:eastAsia="Calibri" w:hAnsi="Calibri"/>
          <w:b w:val="1"/>
          <w:bCs w:val="1"/>
          <w:color w:val="000000"/>
          <w:sz w:val="22"/>
          <w:szCs w:val="22"/>
          <w:rtl w:val="0"/>
        </w:rPr>
        <w:t xml:space="preserve">Task 2 — Build two specialised agents.  </w:t>
      </w:r>
      <w:r w:rsidDel="00000000" w:rsidR="00000000" w:rsidRPr="00000000">
        <w:rPr>
          <w:rFonts w:ascii="Calibri" w:cs="Calibri" w:eastAsia="Calibri" w:hAnsi="Calibri"/>
          <w:color w:val="000000"/>
          <w:sz w:val="22"/>
          <w:szCs w:val="22"/>
          <w:rtl w:val="0"/>
        </w:rPr>
        <w:t xml:space="preserve">Take two of the agents from your plan and build them as saved agents, using a Custom GPT in ChatGPT, a Project in Claude, a Gem in Gemini, or a setup in Google AI Studio. Give each a narrow brief covering the four parts you learned on Day 10, and for the first agent, state clearly what it must produce for the second. A good result is two working agents, each focused on one job, where the first produces output in exactly the shape the second is built to receive.</w:t>
      </w:r>
      <w:r w:rsidDel="00000000" w:rsidR="00000000" w:rsidRPr="00000000">
        <w:rPr>
          <w:rtl w:val="0"/>
        </w:rPr>
      </w:r>
    </w:p>
    <w:p w:rsidR="00000000" w:rsidDel="00000000" w:rsidP="00000000" w:rsidRDefault="00000000" w:rsidRPr="00000000" w14:paraId="0000004C">
      <w:pPr>
        <w:spacing w:after="160" w:line="276" w:lineRule="auto"/>
        <w:rPr/>
      </w:pPr>
      <w:r w:rsidDel="00000000" w:rsidR="00000000" w:rsidRPr="00000000">
        <w:rPr>
          <w:rFonts w:ascii="Calibri" w:cs="Calibri" w:eastAsia="Calibri" w:hAnsi="Calibri"/>
          <w:b w:val="1"/>
          <w:bCs w:val="1"/>
          <w:color w:val="000000"/>
          <w:sz w:val="22"/>
          <w:szCs w:val="22"/>
          <w:rtl w:val="0"/>
        </w:rPr>
        <w:t xml:space="preserve">Task 3 — Run the handoff by hand.  </w:t>
      </w:r>
      <w:r w:rsidDel="00000000" w:rsidR="00000000" w:rsidRPr="00000000">
        <w:rPr>
          <w:rFonts w:ascii="Calibri" w:cs="Calibri" w:eastAsia="Calibri" w:hAnsi="Calibri"/>
          <w:color w:val="000000"/>
          <w:sz w:val="22"/>
          <w:szCs w:val="22"/>
          <w:rtl w:val="0"/>
        </w:rPr>
        <w:t xml:space="preserve">Run your first agent on a real input, take its output, and feed it into your second agent, acting as the orchestrator yourself. Watch the handoff: did the second agent receive what it needed, or did something have to be fixed in between? A good result is a clean pass from the first agent to the second, together with a note on any adjustment you had to make to either brief so that the handoff worked.</w:t>
      </w:r>
      <w:r w:rsidDel="00000000" w:rsidR="00000000" w:rsidRPr="00000000">
        <w:rPr>
          <w:rtl w:val="0"/>
        </w:rPr>
      </w:r>
    </w:p>
    <w:p w:rsidR="00000000" w:rsidDel="00000000" w:rsidP="00000000" w:rsidRDefault="00000000" w:rsidRPr="00000000" w14:paraId="0000004D">
      <w:pPr>
        <w:spacing w:after="160" w:line="276" w:lineRule="auto"/>
        <w:rPr/>
      </w:pPr>
      <w:r w:rsidDel="00000000" w:rsidR="00000000" w:rsidRPr="00000000">
        <w:rPr>
          <w:rFonts w:ascii="Calibri" w:cs="Calibri" w:eastAsia="Calibri" w:hAnsi="Calibri"/>
          <w:b w:val="1"/>
          <w:bCs w:val="1"/>
          <w:color w:val="000000"/>
          <w:sz w:val="22"/>
          <w:szCs w:val="22"/>
          <w:rtl w:val="0"/>
        </w:rPr>
        <w:t xml:space="preserve">Task 4 — Make the one-versus-many decision.  </w:t>
      </w:r>
      <w:r w:rsidDel="00000000" w:rsidR="00000000" w:rsidRPr="00000000">
        <w:rPr>
          <w:rFonts w:ascii="Calibri" w:cs="Calibri" w:eastAsia="Calibri" w:hAnsi="Calibri"/>
          <w:color w:val="000000"/>
          <w:sz w:val="22"/>
          <w:szCs w:val="22"/>
          <w:rtl w:val="0"/>
        </w:rPr>
        <w:t xml:space="preserve">Take a different task from your own week and decide honestly where it sits on the ladder: a single prompt, a single agent, or a multi-agent system. Write one or two sentences explaining your choice. A good result is a clear, honest judgement that matches the size of the solution to the size of the problem, rather than reaching for a system because it is the most impressive option.</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jc w:val="center"/>
      <w:rPr/>
    </w:pPr>
    <w:r w:rsidDel="00000000" w:rsidR="00000000" w:rsidRPr="00000000">
      <w:rPr>
        <w:rFonts w:ascii="Calibri" w:cs="Calibri" w:eastAsia="Calibri" w:hAnsi="Calibri"/>
        <w:color w:val="000000"/>
        <w:sz w:val="18"/>
        <w:szCs w:val="18"/>
        <w:rtl w:val="0"/>
      </w:rPr>
      <w:t xml:space="preserve">Internal — Trainers and Program Team Only   |   Page </w:t>
    </w:r>
    <w:r w:rsidDel="00000000" w:rsidR="00000000" w:rsidRPr="00000000">
      <w:rPr>
        <w:rFonts w:ascii="Calibri" w:cs="Calibri" w:eastAsia="Calibri" w:hAnsi="Calibri"/>
        <w:color w:val="000000"/>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tabs>
        <w:tab w:val="right" w:leader="none" w:pos="9360"/>
      </w:tabs>
      <w:rPr/>
    </w:pPr>
    <w:r w:rsidDel="00000000" w:rsidR="00000000" w:rsidRPr="00000000">
      <w:rPr>
        <w:rFonts w:ascii="Calibri" w:cs="Calibri" w:eastAsia="Calibri" w:hAnsi="Calibri"/>
        <w:color w:val="000000"/>
        <w:sz w:val="18"/>
        <w:szCs w:val="18"/>
        <w:rtl w:val="0"/>
      </w:rPr>
      <w:t xml:space="preserve">ONROL — AI Generalist ProgramDay 11 — Multi-Agent Systems &amp; Agentic Workflows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