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Calibri" w:cs="Calibri" w:eastAsia="Calibri" w:hAnsi="Calibri"/>
          <w:b w:val="1"/>
          <w:bCs w:val="1"/>
          <w:i w:val="0"/>
          <w:iCs w:val="0"/>
          <w:color w:val="000000"/>
          <w:sz w:val="24"/>
          <w:szCs w:val="24"/>
          <w:rtl w:val="0"/>
        </w:rPr>
        <w:t xml:space="preserve">ONROL — AI Generalist Program  |  Level 1  |  30-Day Program</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Calibri" w:cs="Calibri" w:eastAsia="Calibri" w:hAnsi="Calibri"/>
          <w:b w:val="1"/>
          <w:bCs w:val="1"/>
          <w:i w:val="0"/>
          <w:iCs w:val="0"/>
          <w:color w:val="000000"/>
          <w:sz w:val="24"/>
          <w:szCs w:val="24"/>
          <w:rtl w:val="0"/>
        </w:rPr>
        <w:t xml:space="preserve">Day 10 — Introduction to AI Agents &amp; Single AI Agent Workflow</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Fonts w:ascii="Calibri" w:cs="Calibri" w:eastAsia="Calibri" w:hAnsi="Calibri"/>
          <w:b w:val="0"/>
          <w:bCs w:val="0"/>
          <w:i w:val="0"/>
          <w:iCs w:val="0"/>
          <w:color w:val="000000"/>
          <w:sz w:val="22"/>
          <w:szCs w:val="22"/>
          <w:rtl w:val="0"/>
        </w:rPr>
        <w:t xml:space="preserve">Module 3  |  Session: 120 minutes (open to close)  |  Delivery: Online (Zoom)</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Fonts w:ascii="Calibri" w:cs="Calibri" w:eastAsia="Calibri" w:hAnsi="Calibri"/>
          <w:b w:val="0"/>
          <w:bCs w:val="0"/>
          <w:i w:val="1"/>
          <w:iCs w:val="1"/>
          <w:color w:val="000000"/>
          <w:sz w:val="22"/>
          <w:szCs w:val="22"/>
          <w:rtl w:val="0"/>
        </w:rPr>
        <w:t xml:space="preserve">Internal document — trainers and program team only. Not for student distribution.</w:t>
      </w:r>
      <w:r w:rsidDel="00000000" w:rsidR="00000000" w:rsidRPr="00000000">
        <w:rPr>
          <w:rtl w:val="0"/>
        </w:rPr>
      </w:r>
    </w:p>
    <w:p w:rsidR="00000000" w:rsidDel="00000000" w:rsidP="00000000" w:rsidRDefault="00000000" w:rsidRPr="00000000" w14:paraId="00000005">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This chapter covers everything taught in Day 10. It is written as a self-contained teaching resource: a trainer who has never delivered this session before should be able to teach it correctly from this document alone, and a student reading it independently can learn from it directly. It addresses the reader as you throughout, without distinguishing between the two audiences, because the subject matter is the same for both.</w:t>
      </w:r>
      <w:r w:rsidDel="00000000" w:rsidR="00000000" w:rsidRPr="00000000">
        <w:rPr>
          <w:rtl w:val="0"/>
        </w:rPr>
      </w:r>
    </w:p>
    <w:p w:rsidR="00000000" w:rsidDel="00000000" w:rsidP="00000000" w:rsidRDefault="00000000" w:rsidRPr="00000000" w14:paraId="00000006">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Day 10 opens the third module of the program. The two modules before it taught you two different ways of working with AI: in the first you learned to use AI tools directly, by chatting with them and giving them instructions, and in the second you learned to automate work by designing fixed sequences of steps that run on their own. Today you meet a third way, which sits between the two and goes beyond both. You will learn what an AI agent is, how one is built from the inside, and how to build a single working agent that handles a real task for you. Everything is taught so that the idea, rather than any one button on any one screen, is what you carry forward.</w:t>
      </w:r>
      <w:r w:rsidDel="00000000" w:rsidR="00000000" w:rsidRPr="00000000">
        <w:rPr>
          <w:rtl w:val="0"/>
        </w:rPr>
      </w:r>
    </w:p>
    <w:p w:rsidR="00000000" w:rsidDel="00000000" w:rsidP="00000000" w:rsidRDefault="00000000" w:rsidRPr="00000000" w14:paraId="00000007">
      <w:pPr>
        <w:pStyle w:val="Heading1"/>
        <w:spacing w:after="160" w:before="280" w:lineRule="auto"/>
        <w:rPr/>
      </w:pPr>
      <w:r w:rsidDel="00000000" w:rsidR="00000000" w:rsidRPr="00000000">
        <w:rPr>
          <w:rFonts w:ascii="Calibri" w:cs="Calibri" w:eastAsia="Calibri" w:hAnsi="Calibri"/>
          <w:b w:val="1"/>
          <w:bCs w:val="1"/>
          <w:color w:val="000000"/>
          <w:sz w:val="30"/>
          <w:szCs w:val="30"/>
          <w:rtl w:val="0"/>
        </w:rPr>
        <w:t xml:space="preserve">1.  Orientation: From Tools and Workflows to Agents  (12 min)</w:t>
      </w:r>
      <w:r w:rsidDel="00000000" w:rsidR="00000000" w:rsidRPr="00000000">
        <w:rPr>
          <w:rtl w:val="0"/>
        </w:rPr>
      </w:r>
    </w:p>
    <w:p w:rsidR="00000000" w:rsidDel="00000000" w:rsidP="00000000" w:rsidRDefault="00000000" w:rsidRPr="00000000" w14:paraId="00000008">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1.1  Where this session sits in the program</w:t>
      </w:r>
      <w:r w:rsidDel="00000000" w:rsidR="00000000" w:rsidRPr="00000000">
        <w:rPr>
          <w:rtl w:val="0"/>
        </w:rPr>
      </w:r>
    </w:p>
    <w:p w:rsidR="00000000" w:rsidDel="00000000" w:rsidP="00000000" w:rsidRDefault="00000000" w:rsidRPr="00000000" w14:paraId="00000009">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This is the first day of Module 3, and it begins a new part of the program. It helps to see clearly where you have come from. In the first module, across the early days, you learned to use AI tools directly</w:t>
      </w:r>
      <w:ins w:author="Info Vivencia" w:id="0" w:date="2026-06-19T08:30:02Z">
        <w:r w:rsidDel="00000000" w:rsidR="00000000" w:rsidRPr="00000000">
          <w:rPr>
            <w:rtl w:val="0"/>
            <w:rPrChange w:author="Info Vivencia" w:id="1" w:date="2026-06-19T08:30:02Z">
              <w:rPr>
                <w:rFonts w:ascii="Calibri" w:cs="Calibri" w:eastAsia="Calibri" w:hAnsi="Calibri"/>
                <w:b w:val="0"/>
                <w:bCs w:val="0"/>
                <w:i w:val="0"/>
                <w:iCs w:val="0"/>
                <w:color w:val="000000"/>
                <w:sz w:val="22"/>
                <w:szCs w:val="22"/>
              </w:rPr>
            </w:rPrChange>
          </w:rPr>
          <w:t xml:space="preserve"> — opening ChatGPT, Claude, or Gemini, typing up instructions, reading back an answer, and learning how to make clear, and complete instructions to get a useful answer</w:t>
        </w:r>
      </w:ins>
      <w:del w:author="Info Vivencia" w:id="0" w:date="2026-06-19T08:30:02Z">
        <w:r w:rsidDel="00000000" w:rsidR="00000000" w:rsidRPr="00000000">
          <w:rPr>
            <w:rtl w:val="0"/>
            <w:rPrChange w:author="Info Vivencia" w:id="1" w:date="2026-06-19T08:30:02Z">
              <w:rPr>
                <w:rFonts w:ascii="Calibri" w:cs="Calibri" w:eastAsia="Calibri" w:hAnsi="Calibri"/>
                <w:b w:val="0"/>
                <w:bCs w:val="0"/>
                <w:i w:val="0"/>
                <w:iCs w:val="0"/>
                <w:color w:val="000000"/>
                <w:sz w:val="22"/>
                <w:szCs w:val="22"/>
              </w:rPr>
            </w:rPrChange>
          </w:rPr>
          <w:delText xml:space="preserve">: you opened ChatGPT, Claude, or Gemini, typed an instruction, and read back an answer, and you learned to make those instructions clear and complete so the answer was useful</w:delText>
        </w:r>
      </w:del>
      <w:r w:rsidDel="00000000" w:rsidR="00000000" w:rsidRPr="00000000">
        <w:rPr>
          <w:rFonts w:ascii="Calibri" w:cs="Calibri" w:eastAsia="Calibri" w:hAnsi="Calibri"/>
          <w:b w:val="0"/>
          <w:bCs w:val="0"/>
          <w:i w:val="0"/>
          <w:iCs w:val="0"/>
          <w:color w:val="000000"/>
          <w:sz w:val="22"/>
          <w:szCs w:val="22"/>
          <w:rtl w:val="0"/>
        </w:rPr>
        <w:t xml:space="preserve">. In the second module you learned automation</w:t>
      </w:r>
      <w:ins w:author="Info Vivencia" w:id="2" w:date="2026-06-19T08:31:30Z">
        <w:r w:rsidDel="00000000" w:rsidR="00000000" w:rsidRPr="00000000">
          <w:rPr>
            <w:rtl w:val="0"/>
            <w:rPrChange w:author="Info Vivencia" w:id="3" w:date="2026-06-19T08:31:30Z">
              <w:rPr>
                <w:rFonts w:ascii="Calibri" w:cs="Calibri" w:eastAsia="Calibri" w:hAnsi="Calibri"/>
                <w:b w:val="0"/>
                <w:bCs w:val="0"/>
                <w:i w:val="0"/>
                <w:iCs w:val="0"/>
                <w:color w:val="000000"/>
                <w:sz w:val="22"/>
                <w:szCs w:val="22"/>
              </w:rPr>
            </w:rPrChange>
          </w:rPr>
          <w:t xml:space="preserve"> — designing a fixed sequence of steps that runs on its own, so that when an event occurs, a chain of actions follows without you sitting behind the screen.</w:t>
        </w:r>
      </w:ins>
      <w:del w:author="Info Vivencia" w:id="2" w:date="2026-06-19T08:31:30Z">
        <w:r w:rsidDel="00000000" w:rsidR="00000000" w:rsidRPr="00000000">
          <w:rPr>
            <w:rtl w:val="0"/>
            <w:rPrChange w:author="Info Vivencia" w:id="3" w:date="2026-06-19T08:31:30Z">
              <w:rPr>
                <w:rFonts w:ascii="Calibri" w:cs="Calibri" w:eastAsia="Calibri" w:hAnsi="Calibri"/>
                <w:b w:val="0"/>
                <w:bCs w:val="0"/>
                <w:i w:val="0"/>
                <w:iCs w:val="0"/>
                <w:color w:val="000000"/>
                <w:sz w:val="22"/>
                <w:szCs w:val="22"/>
              </w:rPr>
            </w:rPrChange>
          </w:rPr>
          <w:delText xml:space="preserve">: instead of doing each task by hand, you designed a fixed sequence of steps that runs by itself, so that when a particular thing happens, a chain of actions follows automatically without you sitting at the keyboard.</w:delText>
        </w:r>
      </w:del>
      <w:r w:rsidDel="00000000" w:rsidR="00000000" w:rsidRPr="00000000">
        <w:rPr>
          <w:rtl w:val="0"/>
        </w:rPr>
      </w:r>
    </w:p>
    <w:p w:rsidR="00000000" w:rsidDel="00000000" w:rsidP="00000000" w:rsidRDefault="00000000" w:rsidRPr="00000000" w14:paraId="0000000A">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Those two skills are different from one another, and today's skill is different again. An AI agent is not a tool you instruct one message at a time, and it is not a fixed sequence of steps you laid down in advance. It is something you set up once, with a purpose and a role, and then leave to work toward that purpose, making its own small decisions along the way. This module is about that idea and the things you can build with it, and today is the foundation the rest of the module stands on.</w:t>
      </w:r>
      <w:r w:rsidDel="00000000" w:rsidR="00000000" w:rsidRPr="00000000">
        <w:rPr>
          <w:rtl w:val="0"/>
        </w:rPr>
      </w:r>
    </w:p>
    <w:p w:rsidR="00000000" w:rsidDel="00000000" w:rsidP="00000000" w:rsidRDefault="00000000" w:rsidRPr="00000000" w14:paraId="0000000B">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Because you have already done the automation module, you can lean on it here rather than learning everything fresh. When this session talks about an agent deciding its own steps, it is useful to hold in mind the automation workflows you built, where you decided every step yourself. The contrast between those two is the fastest way into what an agent actually is, and it is where the next sections begin.</w:t>
      </w:r>
      <w:r w:rsidDel="00000000" w:rsidR="00000000" w:rsidRPr="00000000">
        <w:rPr>
          <w:rtl w:val="0"/>
        </w:rPr>
      </w:r>
    </w:p>
    <w:p w:rsidR="00000000" w:rsidDel="00000000" w:rsidP="00000000" w:rsidRDefault="00000000" w:rsidRPr="00000000" w14:paraId="0000000C">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1.2  What changes when you give AI a goal instead of an instruction</w:t>
      </w:r>
      <w:r w:rsidDel="00000000" w:rsidR="00000000" w:rsidRPr="00000000">
        <w:rPr>
          <w:rtl w:val="0"/>
        </w:rPr>
      </w:r>
    </w:p>
    <w:p w:rsidR="00000000" w:rsidDel="00000000" w:rsidP="00000000" w:rsidRDefault="00000000" w:rsidRPr="00000000" w14:paraId="0000000D">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Everything you have done with AI so far has been a matter of giving instructions. A prompt is an instruction: do this specific thing. An automation is a set of instructions arranged in order: when this happens, do this, then this, then this. In both cases the thinking about what should happen, and in what order, was done by you. The AI, or the workflow, simply carried out what you had already worked out.</w:t>
      </w:r>
      <w:r w:rsidDel="00000000" w:rsidR="00000000" w:rsidRPr="00000000">
        <w:rPr>
          <w:rtl w:val="0"/>
        </w:rPr>
      </w:r>
    </w:p>
    <w:p w:rsidR="00000000" w:rsidDel="00000000" w:rsidP="00000000" w:rsidRDefault="00000000" w:rsidRPr="00000000" w14:paraId="0000000E">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An agent changes the nature of what you hand over. Instead of telling it exactly what to do, you give it a goal and a role, and you let it work out the steps for itself. You might tell an agent that its job is to answer customer questions for your shop </w:t>
      </w:r>
      <w:ins w:author="Info Vivencia" w:id="4" w:date="2026-06-19T08:33:03Z">
        <w:r w:rsidDel="00000000" w:rsidR="00000000" w:rsidRPr="00000000">
          <w:rPr>
            <w:rtl w:val="0"/>
            <w:rPrChange w:author="Info Vivencia" w:id="5" w:date="2026-06-19T08:33:03Z">
              <w:rPr>
                <w:rFonts w:ascii="Calibri" w:cs="Calibri" w:eastAsia="Calibri" w:hAnsi="Calibri"/>
                <w:b w:val="0"/>
                <w:bCs w:val="0"/>
                <w:i w:val="0"/>
                <w:iCs w:val="0"/>
                <w:color w:val="000000"/>
                <w:sz w:val="22"/>
                <w:szCs w:val="22"/>
              </w:rPr>
            </w:rPrChange>
          </w:rPr>
          <w:t xml:space="preserve">warmly and accurately</w:t>
        </w:r>
      </w:ins>
      <w:del w:author="Info Vivencia" w:id="4" w:date="2026-06-19T08:33:03Z">
        <w:r w:rsidDel="00000000" w:rsidR="00000000" w:rsidRPr="00000000">
          <w:rPr>
            <w:rtl w:val="0"/>
            <w:rPrChange w:author="Info Vivencia" w:id="5" w:date="2026-06-19T08:33:03Z">
              <w:rPr>
                <w:rFonts w:ascii="Calibri" w:cs="Calibri" w:eastAsia="Calibri" w:hAnsi="Calibri"/>
                <w:b w:val="0"/>
                <w:bCs w:val="0"/>
                <w:i w:val="0"/>
                <w:iCs w:val="0"/>
                <w:color w:val="000000"/>
                <w:sz w:val="22"/>
                <w:szCs w:val="22"/>
              </w:rPr>
            </w:rPrChange>
          </w:rPr>
          <w:delText xml:space="preserve">in a warm and accurate way</w:delText>
        </w:r>
      </w:del>
      <w:r w:rsidDel="00000000" w:rsidR="00000000" w:rsidRPr="00000000">
        <w:rPr>
          <w:rFonts w:ascii="Calibri" w:cs="Calibri" w:eastAsia="Calibri" w:hAnsi="Calibri"/>
          <w:b w:val="0"/>
          <w:bCs w:val="0"/>
          <w:i w:val="0"/>
          <w:iCs w:val="0"/>
          <w:color w:val="000000"/>
          <w:sz w:val="22"/>
          <w:szCs w:val="22"/>
          <w:rtl w:val="0"/>
        </w:rPr>
        <w:t xml:space="preserve">, and then leave it to handle whatever questions actually arrive</w:t>
      </w:r>
      <w:ins w:author="Info Vivencia" w:id="6" w:date="2026-06-19T08:33:29Z">
        <w:r w:rsidDel="00000000" w:rsidR="00000000" w:rsidRPr="00000000">
          <w:rPr>
            <w:rtl w:val="0"/>
            <w:rPrChange w:author="Info Vivencia" w:id="7" w:date="2026-06-19T08:33:29Z">
              <w:rPr>
                <w:rFonts w:ascii="Calibri" w:cs="Calibri" w:eastAsia="Calibri" w:hAnsi="Calibri"/>
                <w:b w:val="0"/>
                <w:bCs w:val="0"/>
                <w:i w:val="0"/>
                <w:iCs w:val="0"/>
                <w:color w:val="000000"/>
                <w:sz w:val="22"/>
                <w:szCs w:val="22"/>
              </w:rPr>
            </w:rPrChange>
          </w:rPr>
          <w:t xml:space="preserve"> — deciding, for each one, what a good answer is like</w:t>
        </w:r>
      </w:ins>
      <w:del w:author="Info Vivencia" w:id="6" w:date="2026-06-19T08:33:29Z">
        <w:r w:rsidDel="00000000" w:rsidR="00000000" w:rsidRPr="00000000">
          <w:rPr>
            <w:rtl w:val="0"/>
            <w:rPrChange w:author="Info Vivencia" w:id="7" w:date="2026-06-19T08:33:29Z">
              <w:rPr>
                <w:rFonts w:ascii="Calibri" w:cs="Calibri" w:eastAsia="Calibri" w:hAnsi="Calibri"/>
                <w:b w:val="0"/>
                <w:bCs w:val="0"/>
                <w:i w:val="0"/>
                <w:iCs w:val="0"/>
                <w:color w:val="000000"/>
                <w:sz w:val="22"/>
                <w:szCs w:val="22"/>
              </w:rPr>
            </w:rPrChange>
          </w:rPr>
          <w:delText xml:space="preserve">, deciding for each one what a good answer is</w:delText>
        </w:r>
      </w:del>
      <w:r w:rsidDel="00000000" w:rsidR="00000000" w:rsidRPr="00000000">
        <w:rPr>
          <w:rFonts w:ascii="Calibri" w:cs="Calibri" w:eastAsia="Calibri" w:hAnsi="Calibri"/>
          <w:b w:val="0"/>
          <w:bCs w:val="0"/>
          <w:i w:val="0"/>
          <w:iCs w:val="0"/>
          <w:color w:val="000000"/>
          <w:sz w:val="22"/>
          <w:szCs w:val="22"/>
          <w:rtl w:val="0"/>
        </w:rPr>
        <w:t xml:space="preserve">. You did not script those answers in advance. You described the outcome you wanted and the part it should play, and the agent fills in the rest as real situations come up.</w:t>
      </w:r>
      <w:r w:rsidDel="00000000" w:rsidR="00000000" w:rsidRPr="00000000">
        <w:rPr>
          <w:rtl w:val="0"/>
        </w:rPr>
      </w:r>
    </w:p>
    <w:p w:rsidR="00000000" w:rsidDel="00000000" w:rsidP="00000000" w:rsidRDefault="00000000" w:rsidRPr="00000000" w14:paraId="0000000F">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This is a meaningful shift, and the whole of Module 3 builds on it, so it is worth stating plainly before going further. With a prompt or a workflow, you are the one deciding every step. With an agent, you decide the goal and the boundaries, and the agent decides the steps within them. The rest of today is about understanding that difference exactly, and then putting it to work by building one agent of your own.</w:t>
      </w:r>
      <w:r w:rsidDel="00000000" w:rsidR="00000000" w:rsidRPr="00000000">
        <w:rPr>
          <w:rtl w:val="0"/>
        </w:rPr>
      </w:r>
    </w:p>
    <w:p w:rsidR="00000000" w:rsidDel="00000000" w:rsidP="00000000" w:rsidRDefault="00000000" w:rsidRPr="00000000" w14:paraId="00000010">
      <w:pPr>
        <w:pStyle w:val="Heading1"/>
        <w:spacing w:after="160" w:before="280" w:lineRule="auto"/>
        <w:rPr/>
      </w:pPr>
      <w:r w:rsidDel="00000000" w:rsidR="00000000" w:rsidRPr="00000000">
        <w:rPr>
          <w:rFonts w:ascii="Calibri" w:cs="Calibri" w:eastAsia="Calibri" w:hAnsi="Calibri"/>
          <w:b w:val="1"/>
          <w:bCs w:val="1"/>
          <w:color w:val="000000"/>
          <w:sz w:val="30"/>
          <w:szCs w:val="30"/>
          <w:rtl w:val="0"/>
        </w:rPr>
        <w:t xml:space="preserve">2.  What an AI Agent Actually Is  (18 min)</w:t>
      </w:r>
      <w:r w:rsidDel="00000000" w:rsidR="00000000" w:rsidRPr="00000000">
        <w:rPr>
          <w:rtl w:val="0"/>
        </w:rPr>
      </w:r>
    </w:p>
    <w:p w:rsidR="00000000" w:rsidDel="00000000" w:rsidP="00000000" w:rsidRDefault="00000000" w:rsidRPr="00000000" w14:paraId="00000011">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2.1  The three things people mix up: chatbot, automation, and agent</w:t>
      </w:r>
      <w:r w:rsidDel="00000000" w:rsidR="00000000" w:rsidRPr="00000000">
        <w:rPr>
          <w:rtl w:val="0"/>
        </w:rPr>
      </w:r>
    </w:p>
    <w:p w:rsidR="00000000" w:rsidDel="00000000" w:rsidP="00000000" w:rsidRDefault="00000000" w:rsidRPr="00000000" w14:paraId="00000012">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Three ideas are constantly confused in conversation about AI, and confusing them makes everything harder to understand than it needs to be. The three are the chatbot, the automation, and the agent. You have already met the first two properly in earlier modules, so naming them side by side is mostly a matter of drawing a clear line between them and the new idea.</w:t>
      </w:r>
      <w:r w:rsidDel="00000000" w:rsidR="00000000" w:rsidRPr="00000000">
        <w:rPr>
          <w:rtl w:val="0"/>
        </w:rPr>
      </w:r>
    </w:p>
    <w:p w:rsidR="00000000" w:rsidDel="00000000" w:rsidP="00000000" w:rsidRDefault="00000000" w:rsidRPr="00000000" w14:paraId="00000013">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A </w:t>
      </w:r>
      <w:r w:rsidDel="00000000" w:rsidR="00000000" w:rsidRPr="00000000">
        <w:rPr>
          <w:rFonts w:ascii="Calibri" w:cs="Calibri" w:eastAsia="Calibri" w:hAnsi="Calibri"/>
          <w:b w:val="1"/>
          <w:bCs w:val="1"/>
          <w:i w:val="0"/>
          <w:iCs w:val="0"/>
          <w:color w:val="000000"/>
          <w:sz w:val="22"/>
          <w:szCs w:val="22"/>
          <w:rtl w:val="0"/>
        </w:rPr>
        <w:t xml:space="preserve">chatbot</w:t>
      </w:r>
      <w:r w:rsidDel="00000000" w:rsidR="00000000" w:rsidRPr="00000000">
        <w:rPr>
          <w:rFonts w:ascii="Calibri" w:cs="Calibri" w:eastAsia="Calibri" w:hAnsi="Calibri"/>
          <w:b w:val="0"/>
          <w:bCs w:val="0"/>
          <w:i w:val="0"/>
          <w:iCs w:val="0"/>
          <w:color w:val="000000"/>
          <w:sz w:val="22"/>
          <w:szCs w:val="22"/>
          <w:rtl w:val="0"/>
        </w:rPr>
        <w:t xml:space="preserve"> is what you used throughout the first module. You type a message, it replies, you type again, it replies again. It is a conversation, one turn at a time, and it has no purpose of its own beyond answering whatever you happen to say next. When you close the chat, nothing continues. The chatbot was never trying to achieve anything; it was waiting for your next instruction and responding to it.</w:t>
      </w:r>
      <w:r w:rsidDel="00000000" w:rsidR="00000000" w:rsidRPr="00000000">
        <w:rPr>
          <w:rtl w:val="0"/>
        </w:rPr>
      </w:r>
    </w:p>
    <w:p w:rsidR="00000000" w:rsidDel="00000000" w:rsidP="00000000" w:rsidRDefault="00000000" w:rsidRPr="00000000" w14:paraId="00000014">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An </w:t>
      </w:r>
      <w:r w:rsidDel="00000000" w:rsidR="00000000" w:rsidRPr="00000000">
        <w:rPr>
          <w:rFonts w:ascii="Calibri" w:cs="Calibri" w:eastAsia="Calibri" w:hAnsi="Calibri"/>
          <w:b w:val="1"/>
          <w:bCs w:val="1"/>
          <w:i w:val="0"/>
          <w:iCs w:val="0"/>
          <w:color w:val="000000"/>
          <w:sz w:val="22"/>
          <w:szCs w:val="22"/>
          <w:rtl w:val="0"/>
        </w:rPr>
        <w:t xml:space="preserve">automation</w:t>
      </w:r>
      <w:r w:rsidDel="00000000" w:rsidR="00000000" w:rsidRPr="00000000">
        <w:rPr>
          <w:rFonts w:ascii="Calibri" w:cs="Calibri" w:eastAsia="Calibri" w:hAnsi="Calibri"/>
          <w:b w:val="0"/>
          <w:bCs w:val="0"/>
          <w:i w:val="0"/>
          <w:iCs w:val="0"/>
          <w:color w:val="000000"/>
          <w:sz w:val="22"/>
          <w:szCs w:val="22"/>
          <w:rtl w:val="0"/>
        </w:rPr>
        <w:t xml:space="preserve"> is what you built in the second module. It is a fixed sequence of steps that you designed in advance, set off by a trigger. When a customer fills a form, send them a welcome email, then add their details to a sheet, then notify you on Slack. It runs the same way every</w:t>
      </w:r>
      <w:del w:author="Info Vivencia" w:id="8" w:date="2026-06-19T08:34:55Z">
        <w:r w:rsidDel="00000000" w:rsidR="00000000" w:rsidRPr="00000000">
          <w:rPr>
            <w:rFonts w:ascii="Calibri" w:cs="Calibri" w:eastAsia="Calibri" w:hAnsi="Calibri"/>
            <w:b w:val="0"/>
            <w:bCs w:val="0"/>
            <w:i w:val="0"/>
            <w:iCs w:val="0"/>
            <w:color w:val="000000"/>
            <w:sz w:val="22"/>
            <w:szCs w:val="22"/>
            <w:rtl w:val="0"/>
          </w:rPr>
          <w:delText xml:space="preserve"> single</w:delText>
        </w:r>
      </w:del>
      <w:r w:rsidDel="00000000" w:rsidR="00000000" w:rsidRPr="00000000">
        <w:rPr>
          <w:rFonts w:ascii="Calibri" w:cs="Calibri" w:eastAsia="Calibri" w:hAnsi="Calibri"/>
          <w:b w:val="0"/>
          <w:bCs w:val="0"/>
          <w:i w:val="0"/>
          <w:iCs w:val="0"/>
          <w:color w:val="000000"/>
          <w:sz w:val="22"/>
          <w:szCs w:val="22"/>
          <w:rtl w:val="0"/>
        </w:rPr>
        <w:t xml:space="preserve"> time, because the steps were decided by you </w:t>
      </w:r>
      <w:ins w:author="Info Vivencia" w:id="9" w:date="2026-06-19T08:35:02Z">
        <w:r w:rsidDel="00000000" w:rsidR="00000000" w:rsidRPr="00000000">
          <w:rPr>
            <w:rtl w:val="0"/>
            <w:rPrChange w:author="Info Vivencia" w:id="10" w:date="2026-06-19T08:35:02Z">
              <w:rPr>
                <w:rFonts w:ascii="Calibri" w:cs="Calibri" w:eastAsia="Calibri" w:hAnsi="Calibri"/>
                <w:b w:val="0"/>
                <w:bCs w:val="0"/>
                <w:i w:val="0"/>
                <w:iCs w:val="0"/>
                <w:color w:val="000000"/>
                <w:sz w:val="22"/>
                <w:szCs w:val="22"/>
              </w:rPr>
            </w:rPrChange>
          </w:rPr>
          <w:t xml:space="preserve">in advance, and they don’t change unless you change them</w:t>
        </w:r>
      </w:ins>
      <w:del w:author="Info Vivencia" w:id="9" w:date="2026-06-19T08:35:02Z">
        <w:r w:rsidDel="00000000" w:rsidR="00000000" w:rsidRPr="00000000">
          <w:rPr>
            <w:rtl w:val="0"/>
            <w:rPrChange w:author="Info Vivencia" w:id="10" w:date="2026-06-19T08:35:02Z">
              <w:rPr>
                <w:rFonts w:ascii="Calibri" w:cs="Calibri" w:eastAsia="Calibri" w:hAnsi="Calibri"/>
                <w:b w:val="0"/>
                <w:bCs w:val="0"/>
                <w:i w:val="0"/>
                <w:iCs w:val="0"/>
                <w:color w:val="000000"/>
                <w:sz w:val="22"/>
                <w:szCs w:val="22"/>
              </w:rPr>
            </w:rPrChange>
          </w:rPr>
          <w:delText xml:space="preserve">and do not change</w:delText>
        </w:r>
      </w:del>
      <w:r w:rsidDel="00000000" w:rsidR="00000000" w:rsidRPr="00000000">
        <w:rPr>
          <w:rFonts w:ascii="Calibri" w:cs="Calibri" w:eastAsia="Calibri" w:hAnsi="Calibri"/>
          <w:b w:val="0"/>
          <w:bCs w:val="0"/>
          <w:i w:val="0"/>
          <w:iCs w:val="0"/>
          <w:color w:val="000000"/>
          <w:sz w:val="22"/>
          <w:szCs w:val="22"/>
          <w:rtl w:val="0"/>
        </w:rPr>
        <w:t xml:space="preserve">. It is reliable precisely because it does not think; it follows the path you laid down, exactly, on every run.</w:t>
      </w:r>
      <w:r w:rsidDel="00000000" w:rsidR="00000000" w:rsidRPr="00000000">
        <w:rPr>
          <w:rtl w:val="0"/>
        </w:rPr>
      </w:r>
    </w:p>
    <w:p w:rsidR="00000000" w:rsidDel="00000000" w:rsidP="00000000" w:rsidRDefault="00000000" w:rsidRPr="00000000" w14:paraId="00000015">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An </w:t>
      </w:r>
      <w:r w:rsidDel="00000000" w:rsidR="00000000" w:rsidRPr="00000000">
        <w:rPr>
          <w:rFonts w:ascii="Calibri" w:cs="Calibri" w:eastAsia="Calibri" w:hAnsi="Calibri"/>
          <w:b w:val="1"/>
          <w:bCs w:val="1"/>
          <w:i w:val="0"/>
          <w:iCs w:val="0"/>
          <w:color w:val="000000"/>
          <w:sz w:val="22"/>
          <w:szCs w:val="22"/>
          <w:rtl w:val="0"/>
        </w:rPr>
        <w:t xml:space="preserve">agent</w:t>
      </w:r>
      <w:r w:rsidDel="00000000" w:rsidR="00000000" w:rsidRPr="00000000">
        <w:rPr>
          <w:rFonts w:ascii="Calibri" w:cs="Calibri" w:eastAsia="Calibri" w:hAnsi="Calibri"/>
          <w:b w:val="0"/>
          <w:bCs w:val="0"/>
          <w:i w:val="0"/>
          <w:iCs w:val="0"/>
          <w:color w:val="000000"/>
          <w:sz w:val="22"/>
          <w:szCs w:val="22"/>
          <w:rtl w:val="0"/>
        </w:rPr>
        <w:t xml:space="preserve"> is the new idea. It is given a goal and a role, and it works toward that goal by deciding its own steps as it goes. It is not waiting passively for your next message like a chatbot, and it is not following a fixed script like an automation. It holds a purpose, looks at the situation in front of it, and chooses what to do next in service of that purpose. The same agent will handle two different situations in two different ways, because it is responding to each one on its own terms rather than running identical steps regardless.</w:t>
      </w:r>
      <w:r w:rsidDel="00000000" w:rsidR="00000000" w:rsidRPr="00000000">
        <w:rPr>
          <w:rtl w:val="0"/>
        </w:rPr>
      </w:r>
    </w:p>
    <w:p w:rsidR="00000000" w:rsidDel="00000000" w:rsidP="00000000" w:rsidRDefault="00000000" w:rsidRPr="00000000" w14:paraId="00000016">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2.2  The defining difference: fixed steps you designed versus a goal it pursues</w:t>
      </w:r>
      <w:r w:rsidDel="00000000" w:rsidR="00000000" w:rsidRPr="00000000">
        <w:rPr>
          <w:rtl w:val="0"/>
        </w:rPr>
      </w:r>
    </w:p>
    <w:p w:rsidR="00000000" w:rsidDel="00000000" w:rsidP="00000000" w:rsidRDefault="00000000" w:rsidRPr="00000000" w14:paraId="00000017">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The line that matters most runs between the automation and the agent, because that is where people genuinely get lost. Both seem to work on their own, so it is tempting to treat them as the same thing. They are not, and the difference is exactly where the decisions are made.</w:t>
      </w:r>
      <w:r w:rsidDel="00000000" w:rsidR="00000000" w:rsidRPr="00000000">
        <w:rPr>
          <w:rtl w:val="0"/>
        </w:rPr>
      </w:r>
    </w:p>
    <w:p w:rsidR="00000000" w:rsidDel="00000000" w:rsidP="00000000" w:rsidRDefault="00000000" w:rsidRPr="00000000" w14:paraId="00000018">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In an automation, the decisions were all made by you, in advance, when you built it. The workflow contains no judgement of its own. If a situation arises that you did not plan for, the automation either does the wrong thing or does nothing, because there is no step for it. You are the brain, and the workflow is a set of hands that move exactly as you arranged them to move.</w:t>
      </w:r>
      <w:r w:rsidDel="00000000" w:rsidR="00000000" w:rsidRPr="00000000">
        <w:rPr>
          <w:rtl w:val="0"/>
        </w:rPr>
      </w:r>
    </w:p>
    <w:p w:rsidR="00000000" w:rsidDel="00000000" w:rsidP="00000000" w:rsidRDefault="00000000" w:rsidRPr="00000000" w14:paraId="00000019">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In an agent, you make the high-level decisions, the goal and the boundaries, and the agent makes the small decisions itself, in the moment, for each situation it meets. You are still in charge of what it is for and what it must not do, but you are no longer scripting each step. The agent reads what is actually in front of it and works out a sensible response, the way a capable person given a clear brief would.</w:t>
      </w:r>
      <w:r w:rsidDel="00000000" w:rsidR="00000000" w:rsidRPr="00000000">
        <w:rPr>
          <w:rtl w:val="0"/>
        </w:rPr>
      </w:r>
    </w:p>
    <w:p w:rsidR="00000000" w:rsidDel="00000000" w:rsidP="00000000" w:rsidRDefault="00000000" w:rsidRPr="00000000" w14:paraId="0000001A">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An everyday comparison makes the difference concrete. Imagine you run a small shop and you are training two kinds of </w:t>
      </w:r>
      <w:ins w:author="Info Vivencia" w:id="11" w:date="2026-06-19T08:38:52Z">
        <w:r w:rsidDel="00000000" w:rsidR="00000000" w:rsidRPr="00000000">
          <w:rPr>
            <w:rtl w:val="0"/>
            <w:rPrChange w:author="Info Vivencia" w:id="12" w:date="2026-06-19T08:38:52Z">
              <w:rPr>
                <w:rFonts w:ascii="Calibri" w:cs="Calibri" w:eastAsia="Calibri" w:hAnsi="Calibri"/>
                <w:b w:val="0"/>
                <w:bCs w:val="0"/>
                <w:i w:val="0"/>
                <w:iCs w:val="0"/>
                <w:color w:val="000000"/>
                <w:sz w:val="22"/>
                <w:szCs w:val="22"/>
              </w:rPr>
            </w:rPrChange>
          </w:rPr>
          <w:t xml:space="preserve">helpers</w:t>
        </w:r>
      </w:ins>
      <w:del w:author="Info Vivencia" w:id="11" w:date="2026-06-19T08:38:52Z">
        <w:r w:rsidDel="00000000" w:rsidR="00000000" w:rsidRPr="00000000">
          <w:rPr>
            <w:rtl w:val="0"/>
            <w:rPrChange w:author="Info Vivencia" w:id="12" w:date="2026-06-19T08:38:52Z">
              <w:rPr>
                <w:rFonts w:ascii="Calibri" w:cs="Calibri" w:eastAsia="Calibri" w:hAnsi="Calibri"/>
                <w:b w:val="0"/>
                <w:bCs w:val="0"/>
                <w:i w:val="0"/>
                <w:iCs w:val="0"/>
                <w:color w:val="000000"/>
                <w:sz w:val="22"/>
                <w:szCs w:val="22"/>
              </w:rPr>
            </w:rPrChange>
          </w:rPr>
          <w:delText xml:space="preserve">helper</w:delText>
        </w:r>
      </w:del>
      <w:r w:rsidDel="00000000" w:rsidR="00000000" w:rsidRPr="00000000">
        <w:rPr>
          <w:rFonts w:ascii="Calibri" w:cs="Calibri" w:eastAsia="Calibri" w:hAnsi="Calibri"/>
          <w:b w:val="0"/>
          <w:bCs w:val="0"/>
          <w:i w:val="0"/>
          <w:iCs w:val="0"/>
          <w:color w:val="000000"/>
          <w:sz w:val="22"/>
          <w:szCs w:val="22"/>
          <w:rtl w:val="0"/>
        </w:rPr>
        <w:t xml:space="preserve">. To the first helper you give an exact checklist: greet the customer with these words, hand them this leaflet, write their name in this register, and nothing else. That helper is reliable as long as every customer fits the checklist, but the moment someone asks a question the checklist does not cover, the helper is stuck. That </w:t>
      </w:r>
      <w:ins w:author="Info Vivencia" w:id="13" w:date="2026-06-19T08:38:54Z">
        <w:r w:rsidDel="00000000" w:rsidR="00000000" w:rsidRPr="00000000">
          <w:rPr>
            <w:rtl w:val="0"/>
            <w:rPrChange w:author="Info Vivencia" w:id="14" w:date="2026-06-19T08:38:54Z">
              <w:rPr>
                <w:rFonts w:ascii="Calibri" w:cs="Calibri" w:eastAsia="Calibri" w:hAnsi="Calibri"/>
                <w:b w:val="0"/>
                <w:bCs w:val="0"/>
                <w:i w:val="0"/>
                <w:iCs w:val="0"/>
                <w:color w:val="000000"/>
                <w:sz w:val="22"/>
                <w:szCs w:val="22"/>
              </w:rPr>
            </w:rPrChange>
          </w:rPr>
          <w:t xml:space="preserve">is automation</w:t>
        </w:r>
      </w:ins>
      <w:del w:author="Info Vivencia" w:id="13" w:date="2026-06-19T08:38:54Z">
        <w:r w:rsidDel="00000000" w:rsidR="00000000" w:rsidRPr="00000000">
          <w:rPr>
            <w:rtl w:val="0"/>
            <w:rPrChange w:author="Info Vivencia" w:id="14" w:date="2026-06-19T08:38:54Z">
              <w:rPr>
                <w:rFonts w:ascii="Calibri" w:cs="Calibri" w:eastAsia="Calibri" w:hAnsi="Calibri"/>
                <w:b w:val="0"/>
                <w:bCs w:val="0"/>
                <w:i w:val="0"/>
                <w:iCs w:val="0"/>
                <w:color w:val="000000"/>
                <w:sz w:val="22"/>
                <w:szCs w:val="22"/>
              </w:rPr>
            </w:rPrChange>
          </w:rPr>
          <w:delText xml:space="preserve">is an automation</w:delText>
        </w:r>
      </w:del>
      <w:r w:rsidDel="00000000" w:rsidR="00000000" w:rsidRPr="00000000">
        <w:rPr>
          <w:rFonts w:ascii="Calibri" w:cs="Calibri" w:eastAsia="Calibri" w:hAnsi="Calibri"/>
          <w:b w:val="0"/>
          <w:bCs w:val="0"/>
          <w:i w:val="0"/>
          <w:iCs w:val="0"/>
          <w:color w:val="000000"/>
          <w:sz w:val="22"/>
          <w:szCs w:val="22"/>
          <w:rtl w:val="0"/>
        </w:rPr>
        <w:t xml:space="preserve">. To the second helper you say instead: your job is to make every customer feel welcome and to answer their questions about our products honestly; if you are ever unsure or it is something serious, call me. That helper handles whatever walks through the door, using judgement, within the limits you set. That is an agent. The first follows steps; the second pursues a goal.</w:t>
      </w:r>
      <w:r w:rsidDel="00000000" w:rsidR="00000000" w:rsidRPr="00000000">
        <w:rPr>
          <w:rtl w:val="0"/>
        </w:rPr>
      </w:r>
    </w:p>
    <w:p w:rsidR="00000000" w:rsidDel="00000000" w:rsidP="00000000" w:rsidRDefault="00000000" w:rsidRPr="00000000" w14:paraId="0000001B">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2.3  The same task done three ways</w:t>
      </w:r>
      <w:r w:rsidDel="00000000" w:rsidR="00000000" w:rsidRPr="00000000">
        <w:rPr>
          <w:rtl w:val="0"/>
        </w:rPr>
      </w:r>
    </w:p>
    <w:p w:rsidR="00000000" w:rsidDel="00000000" w:rsidP="00000000" w:rsidRDefault="00000000" w:rsidRPr="00000000" w14:paraId="0000001C">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To make the distinction unmistakable, it helps to watch a single task handled in all three ways. Take a small coaching centre that receives a steady stream of enquiries from parents: questions about fees, timings, batch sizes, and whether there is space in a class. Here is how each of the three approaches would deal with it.</w:t>
      </w:r>
      <w:r w:rsidDel="00000000" w:rsidR="00000000" w:rsidRPr="00000000">
        <w:rPr>
          <w:rtl w:val="0"/>
        </w:rPr>
      </w:r>
    </w:p>
    <w:p w:rsidR="00000000" w:rsidDel="00000000" w:rsidP="00000000" w:rsidRDefault="00000000" w:rsidRPr="00000000" w14:paraId="0000001D">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As a </w:t>
      </w:r>
      <w:r w:rsidDel="00000000" w:rsidR="00000000" w:rsidRPr="00000000">
        <w:rPr>
          <w:rFonts w:ascii="Calibri" w:cs="Calibri" w:eastAsia="Calibri" w:hAnsi="Calibri"/>
          <w:b w:val="1"/>
          <w:bCs w:val="1"/>
          <w:i w:val="0"/>
          <w:iCs w:val="0"/>
          <w:color w:val="000000"/>
          <w:sz w:val="22"/>
          <w:szCs w:val="22"/>
          <w:rtl w:val="0"/>
        </w:rPr>
        <w:t xml:space="preserve">chatbot</w:t>
      </w:r>
      <w:r w:rsidDel="00000000" w:rsidR="00000000" w:rsidRPr="00000000">
        <w:rPr>
          <w:rFonts w:ascii="Calibri" w:cs="Calibri" w:eastAsia="Calibri" w:hAnsi="Calibri"/>
          <w:b w:val="0"/>
          <w:bCs w:val="0"/>
          <w:i w:val="0"/>
          <w:iCs w:val="0"/>
          <w:color w:val="000000"/>
          <w:sz w:val="22"/>
          <w:szCs w:val="22"/>
          <w:rtl w:val="0"/>
        </w:rPr>
        <w:t xml:space="preserve">, the work stays with you. A parent sends a question to the centre, you copy it into a chat tool, </w:t>
      </w:r>
      <w:ins w:author="Info Vivencia" w:id="15" w:date="2026-06-19T08:39:43Z">
        <w:r w:rsidDel="00000000" w:rsidR="00000000" w:rsidRPr="00000000">
          <w:rPr>
            <w:rtl w:val="0"/>
            <w:rPrChange w:author="Info Vivencia" w:id="16" w:date="2026-06-19T08:39:43Z">
              <w:rPr>
                <w:rFonts w:ascii="Calibri" w:cs="Calibri" w:eastAsia="Calibri" w:hAnsi="Calibri"/>
                <w:b w:val="0"/>
                <w:bCs w:val="0"/>
                <w:i w:val="0"/>
                <w:iCs w:val="0"/>
                <w:color w:val="000000"/>
                <w:sz w:val="22"/>
                <w:szCs w:val="22"/>
              </w:rPr>
            </w:rPrChange>
          </w:rPr>
          <w:t xml:space="preserve">check the answer it gives, and paste it back yourself. The tool helps you write each reply, but you're present for every one — nothing happens unless you're there to drive it."</w:t>
        </w:r>
      </w:ins>
      <w:del w:author="Info Vivencia" w:id="15" w:date="2026-06-19T08:39:43Z">
        <w:r w:rsidDel="00000000" w:rsidR="00000000" w:rsidRPr="00000000">
          <w:rPr>
            <w:rtl w:val="0"/>
            <w:rPrChange w:author="Info Vivencia" w:id="16" w:date="2026-06-19T08:39:43Z">
              <w:rPr>
                <w:rFonts w:ascii="Calibri" w:cs="Calibri" w:eastAsia="Calibri" w:hAnsi="Calibri"/>
                <w:b w:val="0"/>
                <w:bCs w:val="0"/>
                <w:i w:val="0"/>
                <w:iCs w:val="0"/>
                <w:color w:val="000000"/>
                <w:sz w:val="22"/>
                <w:szCs w:val="22"/>
              </w:rPr>
            </w:rPrChange>
          </w:rPr>
          <w:delText xml:space="preserve">read the answer it produces, check it, and paste it back to the parent yourself. The tool helps you write each reply, but you are present for every single one, doing the carrying back and forth. Nothing happens unless you are there to drive it.</w:delText>
        </w:r>
      </w:del>
      <w:r w:rsidDel="00000000" w:rsidR="00000000" w:rsidRPr="00000000">
        <w:rPr>
          <w:rtl w:val="0"/>
        </w:rPr>
      </w:r>
    </w:p>
    <w:p w:rsidR="00000000" w:rsidDel="00000000" w:rsidP="00000000" w:rsidRDefault="00000000" w:rsidRPr="00000000" w14:paraId="0000001E">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As an </w:t>
      </w:r>
      <w:r w:rsidDel="00000000" w:rsidR="00000000" w:rsidRPr="00000000">
        <w:rPr>
          <w:rFonts w:ascii="Calibri" w:cs="Calibri" w:eastAsia="Calibri" w:hAnsi="Calibri"/>
          <w:b w:val="1"/>
          <w:bCs w:val="1"/>
          <w:i w:val="0"/>
          <w:iCs w:val="0"/>
          <w:color w:val="000000"/>
          <w:sz w:val="22"/>
          <w:szCs w:val="22"/>
          <w:rtl w:val="0"/>
        </w:rPr>
        <w:t xml:space="preserve">automation</w:t>
      </w:r>
      <w:r w:rsidDel="00000000" w:rsidR="00000000" w:rsidRPr="00000000">
        <w:rPr>
          <w:rFonts w:ascii="Calibri" w:cs="Calibri" w:eastAsia="Calibri" w:hAnsi="Calibri"/>
          <w:b w:val="0"/>
          <w:bCs w:val="0"/>
          <w:i w:val="0"/>
          <w:iCs w:val="0"/>
          <w:color w:val="000000"/>
          <w:sz w:val="22"/>
          <w:szCs w:val="22"/>
          <w:rtl w:val="0"/>
        </w:rPr>
        <w:t xml:space="preserve">, you remove yourself from the simple part</w:t>
      </w:r>
      <w:ins w:author="Info Vivencia" w:id="17" w:date="2026-06-19T08:40:40Z">
        <w:r w:rsidDel="00000000" w:rsidR="00000000" w:rsidRPr="00000000">
          <w:rPr>
            <w:rFonts w:ascii="Calibri" w:cs="Calibri" w:eastAsia="Calibri" w:hAnsi="Calibri"/>
            <w:b w:val="0"/>
            <w:bCs w:val="0"/>
            <w:i w:val="0"/>
            <w:iCs w:val="0"/>
            <w:color w:val="000000"/>
            <w:sz w:val="22"/>
            <w:szCs w:val="22"/>
            <w:rtl w:val="0"/>
          </w:rPr>
          <w:t xml:space="preserve">,</w:t>
        </w:r>
      </w:ins>
      <w:r w:rsidDel="00000000" w:rsidR="00000000" w:rsidRPr="00000000">
        <w:rPr>
          <w:rFonts w:ascii="Calibri" w:cs="Calibri" w:eastAsia="Calibri" w:hAnsi="Calibri"/>
          <w:b w:val="0"/>
          <w:bCs w:val="0"/>
          <w:i w:val="0"/>
          <w:iCs w:val="0"/>
          <w:color w:val="000000"/>
          <w:sz w:val="22"/>
          <w:szCs w:val="22"/>
          <w:rtl w:val="0"/>
        </w:rPr>
        <w:t xml:space="preserve"> but lose flexibility. </w:t>
      </w:r>
      <w:ins w:author="Info Vivencia" w:id="18" w:date="2026-06-19T08:41:06Z">
        <w:r w:rsidDel="00000000" w:rsidR="00000000" w:rsidRPr="00000000">
          <w:rPr>
            <w:rtl w:val="0"/>
            <w:rPrChange w:author="Info Vivencia" w:id="19" w:date="2026-06-19T08:41:06Z">
              <w:rPr>
                <w:rFonts w:ascii="Calibri" w:cs="Calibri" w:eastAsia="Calibri" w:hAnsi="Calibri"/>
                <w:b w:val="0"/>
                <w:bCs w:val="0"/>
                <w:i w:val="0"/>
                <w:iCs w:val="0"/>
                <w:color w:val="000000"/>
                <w:sz w:val="22"/>
                <w:szCs w:val="22"/>
              </w:rPr>
            </w:rPrChange>
          </w:rPr>
          <w:t xml:space="preserve">A workflow sends every parent who fills the enquiry form a fixed message with the standard fees and timings — genuinely useful for the common case, and it runs without you. But if a parent's question goes beyond that, a mid-term joining, say, or a sibling discount, the automation has no answer, because there was never a step built for it. It does one thing well and everything else not at all.</w:t>
        </w:r>
      </w:ins>
      <w:del w:author="Info Vivencia" w:id="18" w:date="2026-06-19T08:41:06Z">
        <w:r w:rsidDel="00000000" w:rsidR="00000000" w:rsidRPr="00000000">
          <w:rPr>
            <w:rtl w:val="0"/>
            <w:rPrChange w:author="Info Vivencia" w:id="19" w:date="2026-06-19T08:41:06Z">
              <w:rPr>
                <w:rFonts w:ascii="Calibri" w:cs="Calibri" w:eastAsia="Calibri" w:hAnsi="Calibri"/>
                <w:b w:val="0"/>
                <w:bCs w:val="0"/>
                <w:i w:val="0"/>
                <w:iCs w:val="0"/>
                <w:color w:val="000000"/>
                <w:sz w:val="22"/>
                <w:szCs w:val="22"/>
              </w:rPr>
            </w:rPrChange>
          </w:rPr>
          <w:delText xml:space="preserve">You set up a workflow so that whenever a parent fills the enquiry form on your website, they automatically receive a fixed message with the standard fees and timings. This is genuinely useful for the common case, and it runs without you. But it sends the same message to everyone, and if a parent's form includes a specific question, perhaps about a mid-term joining or a sibling discount, the automation cannot answer it, because there was never a step for that. It does one fixed thing well and everything else not at all.</w:delText>
        </w:r>
      </w:del>
      <w:r w:rsidDel="00000000" w:rsidR="00000000" w:rsidRPr="00000000">
        <w:rPr>
          <w:rtl w:val="0"/>
        </w:rPr>
      </w:r>
    </w:p>
    <w:p w:rsidR="00000000" w:rsidDel="00000000" w:rsidP="00000000" w:rsidRDefault="00000000" w:rsidRPr="00000000" w14:paraId="0000001F">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As an </w:t>
      </w:r>
      <w:r w:rsidDel="00000000" w:rsidR="00000000" w:rsidRPr="00000000">
        <w:rPr>
          <w:rFonts w:ascii="Calibri" w:cs="Calibri" w:eastAsia="Calibri" w:hAnsi="Calibri"/>
          <w:b w:val="1"/>
          <w:bCs w:val="1"/>
          <w:i w:val="0"/>
          <w:iCs w:val="0"/>
          <w:color w:val="000000"/>
          <w:sz w:val="22"/>
          <w:szCs w:val="22"/>
          <w:rtl w:val="0"/>
        </w:rPr>
        <w:t xml:space="preserve">agent</w:t>
      </w:r>
      <w:r w:rsidDel="00000000" w:rsidR="00000000" w:rsidRPr="00000000">
        <w:rPr>
          <w:rFonts w:ascii="Calibri" w:cs="Calibri" w:eastAsia="Calibri" w:hAnsi="Calibri"/>
          <w:b w:val="0"/>
          <w:bCs w:val="0"/>
          <w:i w:val="0"/>
          <w:iCs w:val="0"/>
          <w:color w:val="000000"/>
          <w:sz w:val="22"/>
          <w:szCs w:val="22"/>
          <w:rtl w:val="0"/>
        </w:rPr>
        <w:t xml:space="preserve">, the centre gets something closer to a capable assistant on duty. You set up an agent whose goal is to answer parent enquiries </w:t>
      </w:r>
      <w:ins w:author="Info Vivencia" w:id="20" w:date="2026-06-19T08:43:34Z">
        <w:r w:rsidDel="00000000" w:rsidR="00000000" w:rsidRPr="00000000">
          <w:rPr>
            <w:rtl w:val="0"/>
            <w:rPrChange w:author="Info Vivencia" w:id="21" w:date="2026-06-19T08:43:34Z">
              <w:rPr>
                <w:rFonts w:ascii="Calibri" w:cs="Calibri" w:eastAsia="Calibri" w:hAnsi="Calibri"/>
                <w:b w:val="0"/>
                <w:bCs w:val="0"/>
                <w:i w:val="0"/>
                <w:iCs w:val="0"/>
                <w:color w:val="000000"/>
                <w:sz w:val="22"/>
                <w:szCs w:val="22"/>
              </w:rPr>
            </w:rPrChange>
          </w:rPr>
          <w:t xml:space="preserve">accurately, and warmly</w:t>
        </w:r>
      </w:ins>
      <w:del w:author="Info Vivencia" w:id="20" w:date="2026-06-19T08:43:34Z">
        <w:r w:rsidDel="00000000" w:rsidR="00000000" w:rsidRPr="00000000">
          <w:rPr>
            <w:rtl w:val="0"/>
            <w:rPrChange w:author="Info Vivencia" w:id="21" w:date="2026-06-19T08:43:34Z">
              <w:rPr/>
            </w:rPrChange>
          </w:rPr>
          <w:delText xml:space="preserve">with accuracy and warmth</w:delText>
        </w:r>
      </w:del>
      <w:r w:rsidDel="00000000" w:rsidR="00000000" w:rsidRPr="00000000">
        <w:rPr>
          <w:rFonts w:ascii="Calibri" w:cs="Calibri" w:eastAsia="Calibri" w:hAnsi="Calibri"/>
          <w:b w:val="0"/>
          <w:bCs w:val="0"/>
          <w:i w:val="0"/>
          <w:iCs w:val="0"/>
          <w:color w:val="000000"/>
          <w:sz w:val="22"/>
          <w:szCs w:val="22"/>
          <w:rtl w:val="0"/>
        </w:rPr>
        <w:t xml:space="preserve">, within a clear brief you have given it about your fees, timings, and policies. When an enquiry arrives, the agent reads the actual question, works out what is being asked, and answers it from its brief, whether that is the standard fee question or a more specific one it has the information to handle. For anything outside its brief, a request for a special discount it has not been authorised to offer, say, it does what a good assistant does and passes the matter to you rather than inventing an answer. It is handling real, varied situations on its own, while staying inside the limits you set.</w:t>
      </w:r>
      <w:r w:rsidDel="00000000" w:rsidR="00000000" w:rsidRPr="00000000">
        <w:rPr>
          <w:rtl w:val="0"/>
        </w:rPr>
      </w:r>
    </w:p>
    <w:p w:rsidR="00000000" w:rsidDel="00000000" w:rsidP="00000000" w:rsidRDefault="00000000" w:rsidRPr="00000000" w14:paraId="00000020">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Seen side by side, the three are clearly not the same. The chatbot needs you for every turn. The automation runs alone but only on the one path you built. The agent runs alone across many paths, deciding each as it comes, because it was given a goal rather than a script. That is the whole idea of an agent, and the rest of the day is about how it works and how you build one.</w:t>
      </w:r>
      <w:r w:rsidDel="00000000" w:rsidR="00000000" w:rsidRPr="00000000">
        <w:rPr>
          <w:rtl w:val="0"/>
        </w:rPr>
      </w:r>
    </w:p>
    <w:p w:rsidR="00000000" w:rsidDel="00000000" w:rsidP="00000000" w:rsidRDefault="00000000" w:rsidRPr="00000000" w14:paraId="00000021">
      <w:pPr>
        <w:pStyle w:val="Heading1"/>
        <w:spacing w:after="160" w:before="280" w:lineRule="auto"/>
        <w:rPr/>
      </w:pPr>
      <w:r w:rsidDel="00000000" w:rsidR="00000000" w:rsidRPr="00000000">
        <w:rPr>
          <w:rFonts w:ascii="Calibri" w:cs="Calibri" w:eastAsia="Calibri" w:hAnsi="Calibri"/>
          <w:b w:val="1"/>
          <w:bCs w:val="1"/>
          <w:color w:val="000000"/>
          <w:sz w:val="30"/>
          <w:szCs w:val="30"/>
          <w:rtl w:val="0"/>
        </w:rPr>
        <w:t xml:space="preserve">3.  Inside an Agent: The Architecture  (20 min)</w:t>
      </w:r>
      <w:r w:rsidDel="00000000" w:rsidR="00000000" w:rsidRPr="00000000">
        <w:rPr>
          <w:rtl w:val="0"/>
        </w:rPr>
      </w:r>
    </w:p>
    <w:p w:rsidR="00000000" w:rsidDel="00000000" w:rsidP="00000000" w:rsidRDefault="00000000" w:rsidRPr="00000000" w14:paraId="00000022">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3.1  The four parts of any agent</w:t>
      </w:r>
      <w:r w:rsidDel="00000000" w:rsidR="00000000" w:rsidRPr="00000000">
        <w:rPr>
          <w:rtl w:val="0"/>
        </w:rPr>
      </w:r>
    </w:p>
    <w:p w:rsidR="00000000" w:rsidDel="00000000" w:rsidP="00000000" w:rsidRDefault="00000000" w:rsidRPr="00000000" w14:paraId="00000023">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An agent can sound mysterious until you see what it is made of, and then it becomes quite ordinary. Almost any agent, however simple or advanced, is built from four parts. Knowing these four parts lets you understand any agent you meet, and lets you build one deliberately rather than by guesswork.</w:t>
      </w:r>
      <w:r w:rsidDel="00000000" w:rsidR="00000000" w:rsidRPr="00000000">
        <w:rPr>
          <w:rtl w:val="0"/>
        </w:rPr>
      </w:r>
    </w:p>
    <w:p w:rsidR="00000000" w:rsidDel="00000000" w:rsidP="00000000" w:rsidRDefault="00000000" w:rsidRPr="00000000" w14:paraId="00000024">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The first part is its </w:t>
      </w:r>
      <w:r w:rsidDel="00000000" w:rsidR="00000000" w:rsidRPr="00000000">
        <w:rPr>
          <w:rFonts w:ascii="Calibri" w:cs="Calibri" w:eastAsia="Calibri" w:hAnsi="Calibri"/>
          <w:b w:val="1"/>
          <w:bCs w:val="1"/>
          <w:i w:val="0"/>
          <w:iCs w:val="0"/>
          <w:color w:val="000000"/>
          <w:sz w:val="22"/>
          <w:szCs w:val="22"/>
          <w:rtl w:val="0"/>
        </w:rPr>
        <w:t xml:space="preserve">role and instructions</w:t>
      </w:r>
      <w:r w:rsidDel="00000000" w:rsidR="00000000" w:rsidRPr="00000000">
        <w:rPr>
          <w:rFonts w:ascii="Calibri" w:cs="Calibri" w:eastAsia="Calibri" w:hAnsi="Calibri"/>
          <w:b w:val="0"/>
          <w:bCs w:val="0"/>
          <w:i w:val="0"/>
          <w:iCs w:val="0"/>
          <w:color w:val="000000"/>
          <w:sz w:val="22"/>
          <w:szCs w:val="22"/>
          <w:rtl w:val="0"/>
        </w:rPr>
        <w:t xml:space="preserve">: its standing brief. This is who the agent is, what it is for, how it should behave, and what it must not do. </w:t>
      </w:r>
      <w:ins w:author="Info Vivencia" w:id="22" w:date="2026-06-19T08:45:41Z">
        <w:r w:rsidDel="00000000" w:rsidR="00000000" w:rsidRPr="00000000">
          <w:rPr>
            <w:rtl w:val="0"/>
            <w:rPrChange w:author="Info Vivencia" w:id="23" w:date="2026-06-19T08:45:41Z">
              <w:rPr>
                <w:rFonts w:ascii="Calibri" w:cs="Calibri" w:eastAsia="Calibri" w:hAnsi="Calibri"/>
                <w:b w:val="0"/>
                <w:bCs w:val="0"/>
                <w:i w:val="0"/>
                <w:iCs w:val="0"/>
                <w:color w:val="000000"/>
                <w:sz w:val="22"/>
                <w:szCs w:val="22"/>
              </w:rPr>
            </w:rPrChange>
          </w:rPr>
          <w:t xml:space="preserve">It’s the equivalent of the brief</w:t>
        </w:r>
      </w:ins>
      <w:del w:author="Info Vivencia" w:id="22" w:date="2026-06-19T08:45:41Z">
        <w:r w:rsidDel="00000000" w:rsidR="00000000" w:rsidRPr="00000000">
          <w:rPr>
            <w:rtl w:val="0"/>
            <w:rPrChange w:author="Info Vivencia" w:id="23" w:date="2026-06-19T08:45:41Z">
              <w:rPr>
                <w:rFonts w:ascii="Calibri" w:cs="Calibri" w:eastAsia="Calibri" w:hAnsi="Calibri"/>
                <w:b w:val="0"/>
                <w:bCs w:val="0"/>
                <w:i w:val="0"/>
                <w:iCs w:val="0"/>
                <w:color w:val="000000"/>
                <w:sz w:val="22"/>
                <w:szCs w:val="22"/>
              </w:rPr>
            </w:rPrChange>
          </w:rPr>
          <w:delText xml:space="preserve">It is the equivalent of the description</w:delText>
        </w:r>
      </w:del>
      <w:r w:rsidDel="00000000" w:rsidR="00000000" w:rsidRPr="00000000">
        <w:rPr>
          <w:rFonts w:ascii="Calibri" w:cs="Calibri" w:eastAsia="Calibri" w:hAnsi="Calibri"/>
          <w:b w:val="0"/>
          <w:bCs w:val="0"/>
          <w:i w:val="0"/>
          <w:iCs w:val="0"/>
          <w:color w:val="000000"/>
          <w:sz w:val="22"/>
          <w:szCs w:val="22"/>
          <w:rtl w:val="0"/>
        </w:rPr>
        <w:t xml:space="preserve"> you would give a new assistant on their first day, except that you write it once and the agent carries it into every situation thereafter. This is the part you have the most control over, and it is the part that matters most, which is why a whole section later is devoted to writing it well.</w:t>
      </w:r>
      <w:r w:rsidDel="00000000" w:rsidR="00000000" w:rsidRPr="00000000">
        <w:rPr>
          <w:rtl w:val="0"/>
        </w:rPr>
      </w:r>
    </w:p>
    <w:p w:rsidR="00000000" w:rsidDel="00000000" w:rsidP="00000000" w:rsidRDefault="00000000" w:rsidRPr="00000000" w14:paraId="00000025">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The second part is the </w:t>
      </w:r>
      <w:r w:rsidDel="00000000" w:rsidR="00000000" w:rsidRPr="00000000">
        <w:rPr>
          <w:rFonts w:ascii="Calibri" w:cs="Calibri" w:eastAsia="Calibri" w:hAnsi="Calibri"/>
          <w:b w:val="1"/>
          <w:bCs w:val="1"/>
          <w:i w:val="0"/>
          <w:iCs w:val="0"/>
          <w:color w:val="000000"/>
          <w:sz w:val="22"/>
          <w:szCs w:val="22"/>
          <w:rtl w:val="0"/>
        </w:rPr>
        <w:t xml:space="preserve">model that reasons</w:t>
      </w:r>
      <w:r w:rsidDel="00000000" w:rsidR="00000000" w:rsidRPr="00000000">
        <w:rPr>
          <w:rFonts w:ascii="Calibri" w:cs="Calibri" w:eastAsia="Calibri" w:hAnsi="Calibri"/>
          <w:b w:val="0"/>
          <w:bCs w:val="0"/>
          <w:i w:val="0"/>
          <w:iCs w:val="0"/>
          <w:color w:val="000000"/>
          <w:sz w:val="22"/>
          <w:szCs w:val="22"/>
          <w:rtl w:val="0"/>
        </w:rPr>
        <w:t xml:space="preserve">: the AI brain underneath. This is a large language model of exactly the kind you met on Day 1, the next-word prediction engine inside ChatGPT, Claude, or Gemini. It is what allows the agent to read a situation in plain language and produce a sensible response. The agent does not have a separate intelligence of its own; it borrows the reasoning of the model it is built on. This is also why the limits you learned earlier still apply: an agent can be confidently wrong in just the way the underlying model can, which is something its design has to account for.</w:t>
      </w:r>
      <w:r w:rsidDel="00000000" w:rsidR="00000000" w:rsidRPr="00000000">
        <w:rPr>
          <w:rtl w:val="0"/>
        </w:rPr>
      </w:r>
    </w:p>
    <w:p w:rsidR="00000000" w:rsidDel="00000000" w:rsidP="00000000" w:rsidRDefault="00000000" w:rsidRPr="00000000" w14:paraId="00000026">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The third part is its </w:t>
      </w:r>
      <w:r w:rsidDel="00000000" w:rsidR="00000000" w:rsidRPr="00000000">
        <w:rPr>
          <w:rFonts w:ascii="Calibri" w:cs="Calibri" w:eastAsia="Calibri" w:hAnsi="Calibri"/>
          <w:b w:val="1"/>
          <w:bCs w:val="1"/>
          <w:i w:val="0"/>
          <w:iCs w:val="0"/>
          <w:color w:val="000000"/>
          <w:sz w:val="22"/>
          <w:szCs w:val="22"/>
          <w:rtl w:val="0"/>
        </w:rPr>
        <w:t xml:space="preserve">memory</w:t>
      </w:r>
      <w:r w:rsidDel="00000000" w:rsidR="00000000" w:rsidRPr="00000000">
        <w:rPr>
          <w:rFonts w:ascii="Calibri" w:cs="Calibri" w:eastAsia="Calibri" w:hAnsi="Calibri"/>
          <w:b w:val="0"/>
          <w:bCs w:val="0"/>
          <w:i w:val="0"/>
          <w:iCs w:val="0"/>
          <w:color w:val="000000"/>
          <w:sz w:val="22"/>
          <w:szCs w:val="22"/>
          <w:rtl w:val="0"/>
        </w:rPr>
        <w:t xml:space="preserve">: what it carries with it as it works. At the simplest level, this is the agent keeping track of what has been said so far in a task, so that it does not forget the earlier part of a conversation halfway through. Memory is what lets an agent handle something across several steps rather than treating each message as if it were the first. For the single agents you build today, this memory is mostly the running thread of the current task.</w:t>
      </w:r>
      <w:r w:rsidDel="00000000" w:rsidR="00000000" w:rsidRPr="00000000">
        <w:rPr>
          <w:rtl w:val="0"/>
        </w:rPr>
      </w:r>
    </w:p>
    <w:p w:rsidR="00000000" w:rsidDel="00000000" w:rsidP="00000000" w:rsidRDefault="00000000" w:rsidRPr="00000000" w14:paraId="00000027">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The fourth part is the </w:t>
      </w:r>
      <w:r w:rsidDel="00000000" w:rsidR="00000000" w:rsidRPr="00000000">
        <w:rPr>
          <w:rFonts w:ascii="Calibri" w:cs="Calibri" w:eastAsia="Calibri" w:hAnsi="Calibri"/>
          <w:b w:val="1"/>
          <w:bCs w:val="1"/>
          <w:i w:val="0"/>
          <w:iCs w:val="0"/>
          <w:color w:val="000000"/>
          <w:sz w:val="22"/>
          <w:szCs w:val="22"/>
          <w:rtl w:val="0"/>
        </w:rPr>
        <w:t xml:space="preserve">actions it can take</w:t>
      </w:r>
      <w:r w:rsidDel="00000000" w:rsidR="00000000" w:rsidRPr="00000000">
        <w:rPr>
          <w:rFonts w:ascii="Calibri" w:cs="Calibri" w:eastAsia="Calibri" w:hAnsi="Calibri"/>
          <w:b w:val="0"/>
          <w:bCs w:val="0"/>
          <w:i w:val="0"/>
          <w:iCs w:val="0"/>
          <w:color w:val="000000"/>
          <w:sz w:val="22"/>
          <w:szCs w:val="22"/>
          <w:rtl w:val="0"/>
        </w:rPr>
        <w:t xml:space="preserve">: what the agent is able to do beyond talking. A very simple agent's only action is to produce the right response, which for many useful agents is enough. More capable agents can be connected to other things, so that an action might mean looking something up or sending a message rather than only replying. You will see agents connected to far more as the module goes on; for today, it is enough to know that the ability to act is one of the four parts, and that the single agent you build will act mainly by responding well within its role.</w:t>
      </w:r>
      <w:r w:rsidDel="00000000" w:rsidR="00000000" w:rsidRPr="00000000">
        <w:rPr>
          <w:rtl w:val="0"/>
        </w:rPr>
      </w:r>
    </w:p>
    <w:p w:rsidR="00000000" w:rsidDel="00000000" w:rsidP="00000000" w:rsidRDefault="00000000" w:rsidRPr="00000000" w14:paraId="00000028">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3.2  The agent loop: goal, think, act, observe, repeat</w:t>
      </w:r>
      <w:r w:rsidDel="00000000" w:rsidR="00000000" w:rsidRPr="00000000">
        <w:rPr>
          <w:rtl w:val="0"/>
        </w:rPr>
      </w:r>
    </w:p>
    <w:p w:rsidR="00000000" w:rsidDel="00000000" w:rsidP="00000000" w:rsidRDefault="00000000" w:rsidRPr="00000000" w14:paraId="00000029">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The four parts describe what an agent is made of. The agent loop describes how it works while it is running. This loop is the heart of what makes an agent an agent rather than a one-shot reply, and it is simpler than it sounds.</w:t>
      </w:r>
      <w:r w:rsidDel="00000000" w:rsidR="00000000" w:rsidRPr="00000000">
        <w:rPr>
          <w:rtl w:val="0"/>
        </w:rPr>
      </w:r>
    </w:p>
    <w:p w:rsidR="00000000" w:rsidDel="00000000" w:rsidP="00000000" w:rsidRDefault="00000000" w:rsidRPr="00000000" w14:paraId="0000002A">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An agent works in a repeating cycle. It starts with its goal, the purpose you gave it. It looks at the situation in front of it and thinks about what the next step should be. It acts, taking that step, usually by producing a response or, in more capable agents, doing something. It then observes the result of that step: the reply that came back, the new information, the next message from the person it is helping. And then it repeats, using what it just observed to decide the next step, continuing until the goal is met or the task is done.</w:t>
      </w:r>
      <w:r w:rsidDel="00000000" w:rsidR="00000000" w:rsidRPr="00000000">
        <w:rPr>
          <w:rtl w:val="0"/>
        </w:rPr>
      </w:r>
    </w:p>
    <w:p w:rsidR="00000000" w:rsidDel="00000000" w:rsidP="00000000" w:rsidRDefault="00000000" w:rsidRPr="00000000" w14:paraId="0000002B">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Consider the coaching-centre agent handling a parent's enquiry. Its goal is to answer accurately and warmly. It observes the parent's first message asking about fees, thinks about what is being asked, and acts by giving the fee details from its brief. The parent then replies with a follow-up about whether weekend batches are available; the agent observes this new message, thinks again, and acts again with the relevant answer. Each turn is one pass around the loop. The agent is not running a fixed script; it is going around this cycle, responding to what actually happened on the previous step, which is precisely why it can handle a conversation that does not follow a predictable path.</w:t>
      </w:r>
      <w:r w:rsidDel="00000000" w:rsidR="00000000" w:rsidRPr="00000000">
        <w:rPr>
          <w:rtl w:val="0"/>
        </w:rPr>
      </w:r>
    </w:p>
    <w:p w:rsidR="00000000" w:rsidDel="00000000" w:rsidP="00000000" w:rsidRDefault="00000000" w:rsidRPr="00000000" w14:paraId="0000002C">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3.3  Why this makes an agent feel different to work with</w:t>
      </w:r>
      <w:r w:rsidDel="00000000" w:rsidR="00000000" w:rsidRPr="00000000">
        <w:rPr>
          <w:rtl w:val="0"/>
        </w:rPr>
      </w:r>
    </w:p>
    <w:p w:rsidR="00000000" w:rsidDel="00000000" w:rsidP="00000000" w:rsidRDefault="00000000" w:rsidRPr="00000000" w14:paraId="0000002D">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Once you understand the loop, the practical difference between working with an agent and working with an ordinary chat becomes clear. In a normal chat, you are inside the loop yourself: you drive every turn, decide what to ask next, and re-explain your situation whenever you start a fresh conversation. The intelligence is shared between you and the tool, and you are doing a great deal of the steering.</w:t>
      </w:r>
      <w:r w:rsidDel="00000000" w:rsidR="00000000" w:rsidRPr="00000000">
        <w:rPr>
          <w:rtl w:val="0"/>
        </w:rPr>
      </w:r>
    </w:p>
    <w:p w:rsidR="00000000" w:rsidDel="00000000" w:rsidP="00000000" w:rsidRDefault="00000000" w:rsidRPr="00000000" w14:paraId="0000002E">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With an agent, you set up the role once and then step back. The agent carries its brief into every interaction without being reminded, behaves consistently because its instructions do not change between conversations, and can be used again and again, by you or by others, without anyone re-explaining what it is for. The value of an agent </w:t>
      </w:r>
      <w:ins w:author="Info Vivencia" w:id="24" w:date="2026-06-19T08:47:40Z">
        <w:r w:rsidDel="00000000" w:rsidR="00000000" w:rsidRPr="00000000">
          <w:rPr>
            <w:rtl w:val="0"/>
            <w:rPrChange w:author="Info Vivencia" w:id="25" w:date="2026-06-19T08:47:40Z">
              <w:rPr>
                <w:rFonts w:ascii="Calibri" w:cs="Calibri" w:eastAsia="Calibri" w:hAnsi="Calibri"/>
                <w:b w:val="0"/>
                <w:bCs w:val="0"/>
                <w:i w:val="0"/>
                <w:iCs w:val="0"/>
                <w:color w:val="000000"/>
                <w:sz w:val="22"/>
                <w:szCs w:val="22"/>
              </w:rPr>
            </w:rPrChange>
          </w:rPr>
          <w:t xml:space="preserve">comes from</w:t>
        </w:r>
      </w:ins>
      <w:del w:author="Info Vivencia" w:id="24" w:date="2026-06-19T08:47:40Z">
        <w:r w:rsidDel="00000000" w:rsidR="00000000" w:rsidRPr="00000000">
          <w:rPr>
            <w:rtl w:val="0"/>
            <w:rPrChange w:author="Info Vivencia" w:id="25" w:date="2026-06-19T08:47:40Z">
              <w:rPr>
                <w:rFonts w:ascii="Calibri" w:cs="Calibri" w:eastAsia="Calibri" w:hAnsi="Calibri"/>
                <w:b w:val="0"/>
                <w:bCs w:val="0"/>
                <w:i w:val="0"/>
                <w:iCs w:val="0"/>
                <w:color w:val="000000"/>
                <w:sz w:val="22"/>
                <w:szCs w:val="22"/>
              </w:rPr>
            </w:rPrChange>
          </w:rPr>
          <w:delText xml:space="preserve">is</w:delText>
        </w:r>
      </w:del>
      <w:r w:rsidDel="00000000" w:rsidR="00000000" w:rsidRPr="00000000">
        <w:rPr>
          <w:rFonts w:ascii="Calibri" w:cs="Calibri" w:eastAsia="Calibri" w:hAnsi="Calibri"/>
          <w:b w:val="0"/>
          <w:bCs w:val="0"/>
          <w:i w:val="0"/>
          <w:iCs w:val="0"/>
          <w:color w:val="000000"/>
          <w:sz w:val="22"/>
          <w:szCs w:val="22"/>
          <w:rtl w:val="0"/>
        </w:rPr>
        <w:t xml:space="preserve"> exactly this combination of consistency and reuse: the thinking you put into its brief once is applied automatically every time it runs, instead of being retyped into a blank chat </w:t>
      </w:r>
      <w:ins w:author="Info Vivencia" w:id="26" w:date="2026-06-19T09:01:17Z">
        <w:r w:rsidDel="00000000" w:rsidR="00000000" w:rsidRPr="00000000">
          <w:rPr>
            <w:rtl w:val="0"/>
            <w:rPrChange w:author="Info Vivencia" w:id="27" w:date="2026-06-19T09:01:17Z">
              <w:rPr>
                <w:rFonts w:ascii="Calibri" w:cs="Calibri" w:eastAsia="Calibri" w:hAnsi="Calibri"/>
                <w:b w:val="0"/>
                <w:bCs w:val="0"/>
                <w:i w:val="0"/>
                <w:iCs w:val="0"/>
                <w:color w:val="000000"/>
                <w:sz w:val="22"/>
                <w:szCs w:val="22"/>
              </w:rPr>
            </w:rPrChange>
          </w:rPr>
          <w:t xml:space="preserve">every time</w:t>
        </w:r>
      </w:ins>
      <w:del w:author="Info Vivencia" w:id="26" w:date="2026-06-19T09:01:17Z">
        <w:r w:rsidDel="00000000" w:rsidR="00000000" w:rsidRPr="00000000">
          <w:rPr>
            <w:rtl w:val="0"/>
            <w:rPrChange w:author="Info Vivencia" w:id="27" w:date="2026-06-19T09:01:17Z">
              <w:rPr>
                <w:rFonts w:ascii="Calibri" w:cs="Calibri" w:eastAsia="Calibri" w:hAnsi="Calibri"/>
                <w:b w:val="0"/>
                <w:bCs w:val="0"/>
                <w:i w:val="0"/>
                <w:iCs w:val="0"/>
                <w:color w:val="000000"/>
                <w:sz w:val="22"/>
                <w:szCs w:val="22"/>
              </w:rPr>
            </w:rPrChange>
          </w:rPr>
          <w:delText xml:space="preserve">on each occasion</w:delText>
        </w:r>
      </w:del>
      <w:r w:rsidDel="00000000" w:rsidR="00000000" w:rsidRPr="00000000">
        <w:rPr>
          <w:rFonts w:ascii="Calibri" w:cs="Calibri" w:eastAsia="Calibri" w:hAnsi="Calibri"/>
          <w:b w:val="0"/>
          <w:bCs w:val="0"/>
          <w:i w:val="0"/>
          <w:iCs w:val="0"/>
          <w:color w:val="000000"/>
          <w:sz w:val="22"/>
          <w:szCs w:val="22"/>
          <w:rtl w:val="0"/>
        </w:rPr>
        <w:t xml:space="preserve">.</w:t>
      </w:r>
      <w:r w:rsidDel="00000000" w:rsidR="00000000" w:rsidRPr="00000000">
        <w:rPr>
          <w:rtl w:val="0"/>
        </w:rPr>
      </w:r>
    </w:p>
    <w:p w:rsidR="00000000" w:rsidDel="00000000" w:rsidP="00000000" w:rsidRDefault="00000000" w:rsidRPr="00000000" w14:paraId="0000002F">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This is also why an agent is worth building only for work that recurs. If a task happens once, a good prompt is quicker and simpler. The effort of setting up an agent pays off when the same kind of task arrives repeatedly, because then the one-time effort of writing a strong brief saves you the repeated effort of instructing the tool from scratch each time.</w:t>
      </w:r>
      <w:r w:rsidDel="00000000" w:rsidR="00000000" w:rsidRPr="00000000">
        <w:rPr>
          <w:rtl w:val="0"/>
        </w:rPr>
      </w:r>
    </w:p>
    <w:p w:rsidR="00000000" w:rsidDel="00000000" w:rsidP="00000000" w:rsidRDefault="00000000" w:rsidRPr="00000000" w14:paraId="00000030">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3.4  Comprehension check</w:t>
      </w:r>
      <w:r w:rsidDel="00000000" w:rsidR="00000000" w:rsidRPr="00000000">
        <w:rPr>
          <w:rtl w:val="0"/>
        </w:rPr>
      </w:r>
    </w:p>
    <w:p w:rsidR="00000000" w:rsidDel="00000000" w:rsidP="00000000" w:rsidRDefault="00000000" w:rsidRPr="00000000" w14:paraId="00000031">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Before moving from understanding agents to building one, confirm two ideas in your own words. First, what is the defining difference between an automation and an agent? If you can explain that an automation follows fixed steps you decided in advance, while an agent pursues a goal and decides its own steps within the boundaries you set, the central distinction of this module is clear. Second, name the steps of the agent loop, goal, think, act, observe, and repeat, and explain why that loop lets an agent handle a situation that does not follow a predictable path. If both answers come easily, you are ready to build one.</w:t>
      </w:r>
      <w:r w:rsidDel="00000000" w:rsidR="00000000" w:rsidRPr="00000000">
        <w:rPr>
          <w:rtl w:val="0"/>
        </w:rPr>
      </w:r>
    </w:p>
    <w:p w:rsidR="00000000" w:rsidDel="00000000" w:rsidP="00000000" w:rsidRDefault="00000000" w:rsidRPr="00000000" w14:paraId="00000032">
      <w:pPr>
        <w:pStyle w:val="Heading1"/>
        <w:spacing w:after="160" w:before="280" w:lineRule="auto"/>
        <w:rPr/>
      </w:pPr>
      <w:r w:rsidDel="00000000" w:rsidR="00000000" w:rsidRPr="00000000">
        <w:rPr>
          <w:rFonts w:ascii="Calibri" w:cs="Calibri" w:eastAsia="Calibri" w:hAnsi="Calibri"/>
          <w:b w:val="1"/>
          <w:bCs w:val="1"/>
          <w:color w:val="000000"/>
          <w:sz w:val="30"/>
          <w:szCs w:val="30"/>
          <w:rtl w:val="0"/>
        </w:rPr>
        <w:t xml:space="preserve">4.  Building a Single Task-Oriented Agent  (26 min)</w:t>
      </w:r>
      <w:r w:rsidDel="00000000" w:rsidR="00000000" w:rsidRPr="00000000">
        <w:rPr>
          <w:rtl w:val="0"/>
        </w:rPr>
      </w:r>
    </w:p>
    <w:p w:rsidR="00000000" w:rsidDel="00000000" w:rsidP="00000000" w:rsidRDefault="00000000" w:rsidRPr="00000000" w14:paraId="00000033">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4.1  From a one-off prompt to a saved, reusable agent</w:t>
      </w:r>
      <w:r w:rsidDel="00000000" w:rsidR="00000000" w:rsidRPr="00000000">
        <w:rPr>
          <w:rtl w:val="0"/>
        </w:rPr>
      </w:r>
    </w:p>
    <w:p w:rsidR="00000000" w:rsidDel="00000000" w:rsidP="00000000" w:rsidRDefault="00000000" w:rsidRPr="00000000" w14:paraId="00000034">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Building an agent is, at heart, a small change in habit rather than a technical leap. Until now, whenever you wanted the AI to behave a particular way, you typed the instructions into the chat at the start, every time. If you wanted it to act as a friendly shopkeeper writing customer messages, you said so at the top of the conversation, and the next day, in a new conversation, you said it all again.</w:t>
      </w:r>
      <w:r w:rsidDel="00000000" w:rsidR="00000000" w:rsidRPr="00000000">
        <w:rPr>
          <w:rtl w:val="0"/>
        </w:rPr>
      </w:r>
    </w:p>
    <w:p w:rsidR="00000000" w:rsidDel="00000000" w:rsidP="00000000" w:rsidRDefault="00000000" w:rsidRPr="00000000" w14:paraId="00000035">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Building an agent means writing those standing instructions once and saving them, so that you have a reusable assistant that always behaves that way without being told. Instead of a blank chat that you have to set up each time, you have a named agent with its brief built in. You open it and it is already the friendly shopkeeper, already the support assistant, already whatever you defined it to be. That is the whole of what building a simple agent is: turning instructions you would otherwise repeat into a saved thing that holds them for you.</w:t>
      </w:r>
      <w:r w:rsidDel="00000000" w:rsidR="00000000" w:rsidRPr="00000000">
        <w:rPr>
          <w:rtl w:val="0"/>
        </w:rPr>
      </w:r>
    </w:p>
    <w:p w:rsidR="00000000" w:rsidDel="00000000" w:rsidP="00000000" w:rsidRDefault="00000000" w:rsidRPr="00000000" w14:paraId="00000036">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All three of the tools you have used since Day 1 let you do this, under three different names, but the thing you are creating is the same in each. The skill that matters is not where the buttons are; it is knowing what to put into the brief. So we start with the brief itself, which is identical across all three tools, and only then look at where it goes in each one.</w:t>
      </w:r>
      <w:r w:rsidDel="00000000" w:rsidR="00000000" w:rsidRPr="00000000">
        <w:rPr>
          <w:rtl w:val="0"/>
        </w:rPr>
      </w:r>
    </w:p>
    <w:p w:rsidR="00000000" w:rsidDel="00000000" w:rsidP="00000000" w:rsidRDefault="00000000" w:rsidRPr="00000000" w14:paraId="00000037">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4.2  Writing the agent's instructions: role, task scope, behaviour, and boundaries</w:t>
      </w:r>
      <w:r w:rsidDel="00000000" w:rsidR="00000000" w:rsidRPr="00000000">
        <w:rPr>
          <w:rtl w:val="0"/>
        </w:rPr>
      </w:r>
    </w:p>
    <w:p w:rsidR="00000000" w:rsidDel="00000000" w:rsidP="00000000" w:rsidRDefault="00000000" w:rsidRPr="00000000" w14:paraId="00000038">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The instructions are the single most important part of an agent, because they are the part that decides how well it does its job. Writing them well draws directly on the prompting skill </w:t>
      </w:r>
      <w:ins w:author="Info Vivencia" w:id="28" w:date="2026-06-19T09:02:12Z">
        <w:r w:rsidDel="00000000" w:rsidR="00000000" w:rsidRPr="00000000">
          <w:rPr>
            <w:rtl w:val="0"/>
            <w:rPrChange w:author="Info Vivencia" w:id="29" w:date="2026-06-19T09:02:12Z">
              <w:rPr>
                <w:rFonts w:ascii="Calibri" w:cs="Calibri" w:eastAsia="Calibri" w:hAnsi="Calibri"/>
                <w:b w:val="0"/>
                <w:bCs w:val="0"/>
                <w:i w:val="0"/>
                <w:iCs w:val="0"/>
                <w:color w:val="000000"/>
                <w:sz w:val="22"/>
                <w:szCs w:val="22"/>
              </w:rPr>
            </w:rPrChange>
          </w:rPr>
          <w:t xml:space="preserve">from</w:t>
        </w:r>
      </w:ins>
      <w:del w:author="Info Vivencia" w:id="28" w:date="2026-06-19T09:02:12Z">
        <w:r w:rsidDel="00000000" w:rsidR="00000000" w:rsidRPr="00000000">
          <w:rPr>
            <w:rtl w:val="0"/>
            <w:rPrChange w:author="Info Vivencia" w:id="29" w:date="2026-06-19T09:02:12Z">
              <w:rPr>
                <w:rFonts w:ascii="Calibri" w:cs="Calibri" w:eastAsia="Calibri" w:hAnsi="Calibri"/>
                <w:b w:val="0"/>
                <w:bCs w:val="0"/>
                <w:i w:val="0"/>
                <w:iCs w:val="0"/>
                <w:color w:val="000000"/>
                <w:sz w:val="22"/>
                <w:szCs w:val="22"/>
              </w:rPr>
            </w:rPrChange>
          </w:rPr>
          <w:delText xml:space="preserve">you built on</w:delText>
        </w:r>
      </w:del>
      <w:r w:rsidDel="00000000" w:rsidR="00000000" w:rsidRPr="00000000">
        <w:rPr>
          <w:rFonts w:ascii="Calibri" w:cs="Calibri" w:eastAsia="Calibri" w:hAnsi="Calibri"/>
          <w:b w:val="0"/>
          <w:bCs w:val="0"/>
          <w:i w:val="0"/>
          <w:iCs w:val="0"/>
          <w:color w:val="000000"/>
          <w:sz w:val="22"/>
          <w:szCs w:val="22"/>
          <w:rtl w:val="0"/>
        </w:rPr>
        <w:t xml:space="preserve"> Day 3. The R-T-C-F structure</w:t>
      </w:r>
      <w:ins w:author="Info Vivencia" w:id="30" w:date="2026-06-19T09:02:30Z">
        <w:r w:rsidDel="00000000" w:rsidR="00000000" w:rsidRPr="00000000">
          <w:rPr>
            <w:rtl w:val="0"/>
            <w:rPrChange w:author="Info Vivencia" w:id="31" w:date="2026-06-19T09:02:30Z">
              <w:rPr>
                <w:rFonts w:ascii="Calibri" w:cs="Calibri" w:eastAsia="Calibri" w:hAnsi="Calibri"/>
                <w:b w:val="0"/>
                <w:bCs w:val="0"/>
                <w:i w:val="0"/>
                <w:iCs w:val="0"/>
                <w:color w:val="000000"/>
                <w:sz w:val="22"/>
                <w:szCs w:val="22"/>
              </w:rPr>
            </w:rPrChange>
          </w:rPr>
          <w:t xml:space="preserve"> (</w:t>
        </w:r>
        <w:r w:rsidDel="00000000" w:rsidR="00000000" w:rsidRPr="00000000">
          <w:rPr>
            <w:rtl w:val="0"/>
            <w:rPrChange w:author="Info Vivencia" w:id="31" w:date="2026-06-19T09:02:30Z">
              <w:rPr>
                <w:rFonts w:ascii="Calibri" w:cs="Calibri" w:eastAsia="Calibri" w:hAnsi="Calibri"/>
                <w:b w:val="0"/>
                <w:bCs w:val="0"/>
                <w:i w:val="0"/>
                <w:iCs w:val="0"/>
                <w:color w:val="000000"/>
                <w:sz w:val="22"/>
                <w:szCs w:val="22"/>
              </w:rPr>
            </w:rPrChange>
          </w:rPr>
          <w:t xml:space="preserve">Role, Task, Context, and Format)</w:t>
        </w:r>
      </w:ins>
      <w:del w:author="Info Vivencia" w:id="30" w:date="2026-06-19T09:02:30Z">
        <w:r w:rsidDel="00000000" w:rsidR="00000000" w:rsidRPr="00000000">
          <w:rPr>
            <w:rFonts w:ascii="Calibri" w:cs="Calibri" w:eastAsia="Calibri" w:hAnsi="Calibri"/>
            <w:b w:val="0"/>
            <w:bCs w:val="0"/>
            <w:i w:val="0"/>
            <w:iCs w:val="0"/>
            <w:color w:val="000000"/>
            <w:sz w:val="22"/>
            <w:szCs w:val="22"/>
            <w:rtl w:val="0"/>
          </w:rPr>
          <w:delText xml:space="preserve"> you learned there, Role, Task, Context, and Format,</w:delText>
        </w:r>
      </w:del>
      <w:r w:rsidDel="00000000" w:rsidR="00000000" w:rsidRPr="00000000">
        <w:rPr>
          <w:rFonts w:ascii="Calibri" w:cs="Calibri" w:eastAsia="Calibri" w:hAnsi="Calibri"/>
          <w:b w:val="0"/>
          <w:bCs w:val="0"/>
          <w:i w:val="0"/>
          <w:iCs w:val="0"/>
          <w:color w:val="000000"/>
          <w:sz w:val="22"/>
          <w:szCs w:val="22"/>
          <w:rtl w:val="0"/>
        </w:rPr>
        <w:t xml:space="preserve"> still applies, but with one shift: you are no longer writing a one-off request, you are writing a standing brief that the agent will apply to every situation it meets. A good agent brief covers four things.</w:t>
      </w:r>
      <w:r w:rsidDel="00000000" w:rsidR="00000000" w:rsidRPr="00000000">
        <w:rPr>
          <w:rtl w:val="0"/>
        </w:rPr>
      </w:r>
    </w:p>
    <w:p w:rsidR="00000000" w:rsidDel="00000000" w:rsidP="00000000" w:rsidRDefault="00000000" w:rsidRPr="00000000" w14:paraId="00000039">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The first is the </w:t>
      </w:r>
      <w:r w:rsidDel="00000000" w:rsidR="00000000" w:rsidRPr="00000000">
        <w:rPr>
          <w:rFonts w:ascii="Calibri" w:cs="Calibri" w:eastAsia="Calibri" w:hAnsi="Calibri"/>
          <w:b w:val="1"/>
          <w:bCs w:val="1"/>
          <w:i w:val="0"/>
          <w:iCs w:val="0"/>
          <w:color w:val="000000"/>
          <w:sz w:val="22"/>
          <w:szCs w:val="22"/>
          <w:rtl w:val="0"/>
        </w:rPr>
        <w:t xml:space="preserve">role</w:t>
      </w:r>
      <w:r w:rsidDel="00000000" w:rsidR="00000000" w:rsidRPr="00000000">
        <w:rPr>
          <w:rFonts w:ascii="Calibri" w:cs="Calibri" w:eastAsia="Calibri" w:hAnsi="Calibri"/>
          <w:b w:val="0"/>
          <w:bCs w:val="0"/>
          <w:i w:val="0"/>
          <w:iCs w:val="0"/>
          <w:color w:val="000000"/>
          <w:sz w:val="22"/>
          <w:szCs w:val="22"/>
          <w:rtl w:val="0"/>
        </w:rPr>
        <w:t xml:space="preserve">: who the agent is and what perspective it should answer from. As with a prompt, a specific role shapes everything that follows. An agent told that it is a warm, patient support assistant for a neighbourhood coaching centre will behave very differently from one told only that it is helpful.</w:t>
      </w:r>
      <w:r w:rsidDel="00000000" w:rsidR="00000000" w:rsidRPr="00000000">
        <w:rPr>
          <w:rtl w:val="0"/>
        </w:rPr>
      </w:r>
    </w:p>
    <w:p w:rsidR="00000000" w:rsidDel="00000000" w:rsidP="00000000" w:rsidRDefault="00000000" w:rsidRPr="00000000" w14:paraId="0000003A">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The second is the </w:t>
      </w:r>
      <w:r w:rsidDel="00000000" w:rsidR="00000000" w:rsidRPr="00000000">
        <w:rPr>
          <w:rFonts w:ascii="Calibri" w:cs="Calibri" w:eastAsia="Calibri" w:hAnsi="Calibri"/>
          <w:b w:val="1"/>
          <w:bCs w:val="1"/>
          <w:i w:val="0"/>
          <w:iCs w:val="0"/>
          <w:color w:val="000000"/>
          <w:sz w:val="22"/>
          <w:szCs w:val="22"/>
          <w:rtl w:val="0"/>
        </w:rPr>
        <w:t xml:space="preserve">task scope</w:t>
      </w:r>
      <w:r w:rsidDel="00000000" w:rsidR="00000000" w:rsidRPr="00000000">
        <w:rPr>
          <w:rFonts w:ascii="Calibri" w:cs="Calibri" w:eastAsia="Calibri" w:hAnsi="Calibri"/>
          <w:b w:val="0"/>
          <w:bCs w:val="0"/>
          <w:i w:val="0"/>
          <w:iCs w:val="0"/>
          <w:color w:val="000000"/>
          <w:sz w:val="22"/>
          <w:szCs w:val="22"/>
          <w:rtl w:val="0"/>
        </w:rPr>
        <w:t xml:space="preserve">: what the agent handles and, just as importantly, what it does not. This is new compared with a one-off prompt, and it matters more for an agent precisely because the agent will face situations you did not anticipate. You spell out the kinds of requests it should deal with, the topics it knows about, and the questions that fall outside its job.</w:t>
      </w:r>
      <w:r w:rsidDel="00000000" w:rsidR="00000000" w:rsidRPr="00000000">
        <w:rPr>
          <w:rtl w:val="0"/>
        </w:rPr>
      </w:r>
    </w:p>
    <w:p w:rsidR="00000000" w:rsidDel="00000000" w:rsidP="00000000" w:rsidRDefault="00000000" w:rsidRPr="00000000" w14:paraId="0000003B">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The third is </w:t>
      </w:r>
      <w:r w:rsidDel="00000000" w:rsidR="00000000" w:rsidRPr="00000000">
        <w:rPr>
          <w:rFonts w:ascii="Calibri" w:cs="Calibri" w:eastAsia="Calibri" w:hAnsi="Calibri"/>
          <w:b w:val="1"/>
          <w:bCs w:val="1"/>
          <w:i w:val="0"/>
          <w:iCs w:val="0"/>
          <w:color w:val="000000"/>
          <w:sz w:val="22"/>
          <w:szCs w:val="22"/>
          <w:rtl w:val="0"/>
        </w:rPr>
        <w:t xml:space="preserve">behaviour</w:t>
      </w:r>
      <w:r w:rsidDel="00000000" w:rsidR="00000000" w:rsidRPr="00000000">
        <w:rPr>
          <w:rFonts w:ascii="Calibri" w:cs="Calibri" w:eastAsia="Calibri" w:hAnsi="Calibri"/>
          <w:b w:val="0"/>
          <w:bCs w:val="0"/>
          <w:i w:val="0"/>
          <w:iCs w:val="0"/>
          <w:color w:val="000000"/>
          <w:sz w:val="22"/>
          <w:szCs w:val="22"/>
          <w:rtl w:val="0"/>
        </w:rPr>
        <w:t xml:space="preserve">: how it should act and sound. This covers tone, length, language, and manner, the same things the Format part of a prompt covers, but set as a standing rule. Should it </w:t>
      </w:r>
      <w:ins w:author="Info Vivencia" w:id="32" w:date="2026-06-19T09:03:38Z">
        <w:r w:rsidDel="00000000" w:rsidR="00000000" w:rsidRPr="00000000">
          <w:rPr>
            <w:rtl w:val="0"/>
            <w:rPrChange w:author="Info Vivencia" w:id="33" w:date="2026-06-19T09:03:38Z">
              <w:rPr>
                <w:rFonts w:ascii="Calibri" w:cs="Calibri" w:eastAsia="Calibri" w:hAnsi="Calibri"/>
                <w:b w:val="0"/>
                <w:bCs w:val="0"/>
                <w:i w:val="0"/>
                <w:iCs w:val="0"/>
                <w:color w:val="000000"/>
                <w:sz w:val="22"/>
                <w:szCs w:val="22"/>
              </w:rPr>
            </w:rPrChange>
          </w:rPr>
          <w:t xml:space="preserve">be written</w:t>
        </w:r>
      </w:ins>
      <w:del w:author="Info Vivencia" w:id="32" w:date="2026-06-19T09:03:38Z">
        <w:r w:rsidDel="00000000" w:rsidR="00000000" w:rsidRPr="00000000">
          <w:rPr>
            <w:rtl w:val="0"/>
            <w:rPrChange w:author="Info Vivencia" w:id="33" w:date="2026-06-19T09:03:38Z">
              <w:rPr>
                <w:rFonts w:ascii="Calibri" w:cs="Calibri" w:eastAsia="Calibri" w:hAnsi="Calibri"/>
                <w:b w:val="0"/>
                <w:bCs w:val="0"/>
                <w:i w:val="0"/>
                <w:iCs w:val="0"/>
                <w:color w:val="000000"/>
                <w:sz w:val="22"/>
                <w:szCs w:val="22"/>
              </w:rPr>
            </w:rPrChange>
          </w:rPr>
          <w:delText xml:space="preserve">write</w:delText>
        </w:r>
      </w:del>
      <w:r w:rsidDel="00000000" w:rsidR="00000000" w:rsidRPr="00000000">
        <w:rPr>
          <w:rFonts w:ascii="Calibri" w:cs="Calibri" w:eastAsia="Calibri" w:hAnsi="Calibri"/>
          <w:b w:val="0"/>
          <w:bCs w:val="0"/>
          <w:i w:val="0"/>
          <w:iCs w:val="0"/>
          <w:color w:val="000000"/>
          <w:sz w:val="22"/>
          <w:szCs w:val="22"/>
          <w:rtl w:val="0"/>
        </w:rPr>
        <w:t xml:space="preserve"> briefly or fully? In English, in Hindi, in both? Warmly or formally? Because the agent applies this to every interaction, getting it right once shapes all of them.</w:t>
      </w:r>
      <w:r w:rsidDel="00000000" w:rsidR="00000000" w:rsidRPr="00000000">
        <w:rPr>
          <w:rtl w:val="0"/>
        </w:rPr>
      </w:r>
    </w:p>
    <w:p w:rsidR="00000000" w:rsidDel="00000000" w:rsidP="00000000" w:rsidRDefault="00000000" w:rsidRPr="00000000" w14:paraId="0000003C">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The fourth is </w:t>
      </w:r>
      <w:r w:rsidDel="00000000" w:rsidR="00000000" w:rsidRPr="00000000">
        <w:rPr>
          <w:rFonts w:ascii="Calibri" w:cs="Calibri" w:eastAsia="Calibri" w:hAnsi="Calibri"/>
          <w:b w:val="1"/>
          <w:bCs w:val="1"/>
          <w:i w:val="0"/>
          <w:iCs w:val="0"/>
          <w:color w:val="000000"/>
          <w:sz w:val="22"/>
          <w:szCs w:val="22"/>
          <w:rtl w:val="0"/>
        </w:rPr>
        <w:t xml:space="preserve">boundaries</w:t>
      </w:r>
      <w:r w:rsidDel="00000000" w:rsidR="00000000" w:rsidRPr="00000000">
        <w:rPr>
          <w:rFonts w:ascii="Calibri" w:cs="Calibri" w:eastAsia="Calibri" w:hAnsi="Calibri"/>
          <w:b w:val="0"/>
          <w:bCs w:val="0"/>
          <w:i w:val="0"/>
          <w:iCs w:val="0"/>
          <w:color w:val="000000"/>
          <w:sz w:val="22"/>
          <w:szCs w:val="22"/>
          <w:rtl w:val="0"/>
        </w:rPr>
        <w:t xml:space="preserve">: what the agent must not do, and what it should hand to a human instead. This is the part people forget, and </w:t>
      </w:r>
      <w:del w:author="Info Vivencia" w:id="34" w:date="2026-06-19T09:03:51Z">
        <w:r w:rsidDel="00000000" w:rsidR="00000000" w:rsidRPr="00000000">
          <w:rPr>
            <w:rFonts w:ascii="Calibri" w:cs="Calibri" w:eastAsia="Calibri" w:hAnsi="Calibri"/>
            <w:b w:val="0"/>
            <w:bCs w:val="0"/>
            <w:i w:val="0"/>
            <w:iCs w:val="0"/>
            <w:color w:val="000000"/>
            <w:sz w:val="22"/>
            <w:szCs w:val="22"/>
            <w:rtl w:val="0"/>
          </w:rPr>
          <w:delText xml:space="preserve">it is </w:delText>
        </w:r>
      </w:del>
      <w:r w:rsidDel="00000000" w:rsidR="00000000" w:rsidRPr="00000000">
        <w:rPr>
          <w:rFonts w:ascii="Calibri" w:cs="Calibri" w:eastAsia="Calibri" w:hAnsi="Calibri"/>
          <w:b w:val="0"/>
          <w:bCs w:val="0"/>
          <w:i w:val="0"/>
          <w:iCs w:val="0"/>
          <w:color w:val="000000"/>
          <w:sz w:val="22"/>
          <w:szCs w:val="22"/>
          <w:rtl w:val="0"/>
        </w:rPr>
        <w:t xml:space="preserve">the part that keeps an agent safe to use. You tell it plainly what</w:t>
      </w:r>
      <w:ins w:author="Info Vivencia" w:id="35" w:date="2026-06-19T09:04:15Z">
        <w:r w:rsidDel="00000000" w:rsidR="00000000" w:rsidRPr="00000000">
          <w:rPr>
            <w:rFonts w:ascii="Calibri" w:cs="Calibri" w:eastAsia="Calibri" w:hAnsi="Calibri"/>
            <w:b w:val="0"/>
            <w:bCs w:val="0"/>
            <w:i w:val="0"/>
            <w:iCs w:val="0"/>
            <w:color w:val="000000"/>
            <w:sz w:val="22"/>
            <w:szCs w:val="22"/>
            <w:rtl w:val="0"/>
          </w:rPr>
          <w:t xml:space="preserve"> exactly</w:t>
        </w:r>
      </w:ins>
      <w:r w:rsidDel="00000000" w:rsidR="00000000" w:rsidRPr="00000000">
        <w:rPr>
          <w:rFonts w:ascii="Calibri" w:cs="Calibri" w:eastAsia="Calibri" w:hAnsi="Calibri"/>
          <w:b w:val="0"/>
          <w:bCs w:val="0"/>
          <w:i w:val="0"/>
          <w:iCs w:val="0"/>
          <w:color w:val="000000"/>
          <w:sz w:val="22"/>
          <w:szCs w:val="22"/>
          <w:rtl w:val="0"/>
        </w:rPr>
        <w:t xml:space="preserve"> is out of bounds</w:t>
      </w:r>
      <w:ins w:author="Info Vivencia" w:id="36" w:date="2026-06-19T09:05:03Z">
        <w:r w:rsidDel="00000000" w:rsidR="00000000" w:rsidRPr="00000000">
          <w:rPr>
            <w:rFonts w:ascii="Calibri" w:cs="Calibri" w:eastAsia="Calibri" w:hAnsi="Calibri"/>
            <w:b w:val="0"/>
            <w:bCs w:val="0"/>
            <w:i w:val="0"/>
            <w:iCs w:val="0"/>
            <w:color w:val="000000"/>
            <w:sz w:val="22"/>
            <w:szCs w:val="22"/>
            <w:rtl w:val="0"/>
          </w:rPr>
          <w:t xml:space="preserve"> </w:t>
        </w:r>
        <w:r w:rsidDel="00000000" w:rsidR="00000000" w:rsidRPr="00000000">
          <w:rPr>
            <w:rtl w:val="0"/>
            <w:rPrChange w:author="Info Vivencia" w:id="37" w:date="2026-06-19T09:05:03Z">
              <w:rPr>
                <w:rFonts w:ascii="Calibri" w:cs="Calibri" w:eastAsia="Calibri" w:hAnsi="Calibri"/>
                <w:b w:val="0"/>
                <w:bCs w:val="0"/>
                <w:i w:val="0"/>
                <w:iCs w:val="0"/>
                <w:color w:val="000000"/>
                <w:sz w:val="22"/>
                <w:szCs w:val="22"/>
              </w:rPr>
            </w:rPrChange>
          </w:rPr>
          <w:t xml:space="preserve">— making promises about prices or refunds, giving advice it is not qualified to give, answering questions outside its topic —</w:t>
        </w:r>
      </w:ins>
      <w:del w:author="Info Vivencia" w:id="36" w:date="2026-06-19T09:05:03Z">
        <w:r w:rsidDel="00000000" w:rsidR="00000000" w:rsidRPr="00000000">
          <w:rPr>
            <w:rtl w:val="0"/>
            <w:rPrChange w:author="Info Vivencia" w:id="37" w:date="2026-06-19T09:05:03Z">
              <w:rPr>
                <w:rFonts w:ascii="Calibri" w:cs="Calibri" w:eastAsia="Calibri" w:hAnsi="Calibri"/>
                <w:b w:val="0"/>
                <w:bCs w:val="0"/>
                <w:i w:val="0"/>
                <w:iCs w:val="0"/>
                <w:color w:val="000000"/>
                <w:sz w:val="22"/>
                <w:szCs w:val="22"/>
              </w:rPr>
            </w:rPrChange>
          </w:rPr>
          <w:delText xml:space="preserve">, making promises about prices or refunds, giving advice it is not qualified to give, answering questions outside its topic,</w:delText>
        </w:r>
      </w:del>
      <w:r w:rsidDel="00000000" w:rsidR="00000000" w:rsidRPr="00000000">
        <w:rPr>
          <w:rFonts w:ascii="Calibri" w:cs="Calibri" w:eastAsia="Calibri" w:hAnsi="Calibri"/>
          <w:b w:val="0"/>
          <w:bCs w:val="0"/>
          <w:i w:val="0"/>
          <w:iCs w:val="0"/>
          <w:color w:val="000000"/>
          <w:sz w:val="22"/>
          <w:szCs w:val="22"/>
          <w:rtl w:val="0"/>
        </w:rPr>
        <w:t xml:space="preserve"> and you tell it what to do when it </w:t>
      </w:r>
      <w:ins w:author="Info Vivencia" w:id="38" w:date="2026-06-19T09:05:31Z">
        <w:r w:rsidDel="00000000" w:rsidR="00000000" w:rsidRPr="00000000">
          <w:rPr>
            <w:rtl w:val="0"/>
            <w:rPrChange w:author="Info Vivencia" w:id="39" w:date="2026-06-19T09:05:31Z">
              <w:rPr>
                <w:rFonts w:ascii="Calibri" w:cs="Calibri" w:eastAsia="Calibri" w:hAnsi="Calibri"/>
                <w:b w:val="0"/>
                <w:bCs w:val="0"/>
                <w:i w:val="0"/>
                <w:iCs w:val="0"/>
                <w:color w:val="000000"/>
                <w:sz w:val="22"/>
                <w:szCs w:val="22"/>
              </w:rPr>
            </w:rPrChange>
          </w:rPr>
          <w:t xml:space="preserve">hits one of those cases</w:t>
        </w:r>
      </w:ins>
      <w:del w:author="Info Vivencia" w:id="38" w:date="2026-06-19T09:05:31Z">
        <w:r w:rsidDel="00000000" w:rsidR="00000000" w:rsidRPr="00000000">
          <w:rPr>
            <w:rtl w:val="0"/>
            <w:rPrChange w:author="Info Vivencia" w:id="39" w:date="2026-06-19T09:05:31Z">
              <w:rPr>
                <w:rFonts w:ascii="Calibri" w:cs="Calibri" w:eastAsia="Calibri" w:hAnsi="Calibri"/>
                <w:b w:val="0"/>
                <w:bCs w:val="0"/>
                <w:i w:val="0"/>
                <w:iCs w:val="0"/>
                <w:color w:val="000000"/>
                <w:sz w:val="22"/>
                <w:szCs w:val="22"/>
              </w:rPr>
            </w:rPrChange>
          </w:rPr>
          <w:delText xml:space="preserve">reaches such a case</w:delText>
        </w:r>
      </w:del>
      <w:r w:rsidDel="00000000" w:rsidR="00000000" w:rsidRPr="00000000">
        <w:rPr>
          <w:rFonts w:ascii="Calibri" w:cs="Calibri" w:eastAsia="Calibri" w:hAnsi="Calibri"/>
          <w:b w:val="0"/>
          <w:bCs w:val="0"/>
          <w:i w:val="0"/>
          <w:iCs w:val="0"/>
          <w:color w:val="000000"/>
          <w:sz w:val="22"/>
          <w:szCs w:val="22"/>
          <w:rtl w:val="0"/>
        </w:rPr>
        <w:t xml:space="preserve">, which is usually to </w:t>
      </w:r>
      <w:del w:author="Info Vivencia" w:id="40" w:date="2026-06-19T09:05:54Z">
        <w:r w:rsidDel="00000000" w:rsidR="00000000" w:rsidRPr="00000000">
          <w:rPr>
            <w:rFonts w:ascii="Calibri" w:cs="Calibri" w:eastAsia="Calibri" w:hAnsi="Calibri"/>
            <w:b w:val="0"/>
            <w:bCs w:val="0"/>
            <w:i w:val="0"/>
            <w:iCs w:val="0"/>
            <w:color w:val="000000"/>
            <w:sz w:val="22"/>
            <w:szCs w:val="22"/>
            <w:rtl w:val="0"/>
          </w:rPr>
          <w:delText xml:space="preserve">say it will </w:delText>
        </w:r>
      </w:del>
      <w:r w:rsidDel="00000000" w:rsidR="00000000" w:rsidRPr="00000000">
        <w:rPr>
          <w:rFonts w:ascii="Calibri" w:cs="Calibri" w:eastAsia="Calibri" w:hAnsi="Calibri"/>
          <w:b w:val="0"/>
          <w:bCs w:val="0"/>
          <w:i w:val="0"/>
          <w:iCs w:val="0"/>
          <w:color w:val="000000"/>
          <w:sz w:val="22"/>
          <w:szCs w:val="22"/>
          <w:rtl w:val="0"/>
        </w:rPr>
        <w:t xml:space="preserve">pass the matter to a person rather than to guess.</w:t>
      </w:r>
      <w:r w:rsidDel="00000000" w:rsidR="00000000" w:rsidRPr="00000000">
        <w:rPr>
          <w:rtl w:val="0"/>
        </w:rPr>
      </w:r>
    </w:p>
    <w:p w:rsidR="00000000" w:rsidDel="00000000" w:rsidP="00000000" w:rsidRDefault="00000000" w:rsidRPr="00000000" w14:paraId="0000003D">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Here is a complete brief for a single agent, written for a small coaching centre, with all four parts present. It is written in plain language, the way you would actually type it.</w:t>
      </w:r>
      <w:r w:rsidDel="00000000" w:rsidR="00000000" w:rsidRPr="00000000">
        <w:rPr>
          <w:rtl w:val="0"/>
        </w:rPr>
      </w:r>
    </w:p>
    <w:p w:rsidR="00000000" w:rsidDel="00000000" w:rsidP="00000000" w:rsidRDefault="00000000" w:rsidRPr="00000000" w14:paraId="0000003E">
      <w:pPr>
        <w:spacing w:after="16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You are a warm, patient support assistant for Vidya Coaching Centre, a small neighbourhood tuition centre. Your job is to answer enquiries from parents about our courses, fees, batch timings, and class availability, using only the information given to you. Our fees are 2,000 rupees a month per subject, batches run on weekday evenings and weekend mornings, and class sizes are kept under fifteen students. Answer in simple, friendly English, in a few short sentences, the way a helpful person at the front desk would. If a parent asks about anything you have not been given information on, or asks for a special discount, a refund, or a guarantee about results, do not invent an answer or make any promise. Instead, say warmly that you will pass their request to the centre's team, who will get back to them.</w:t>
      </w:r>
      <w:r w:rsidDel="00000000" w:rsidR="00000000" w:rsidRPr="00000000">
        <w:rPr>
          <w:rtl w:val="0"/>
        </w:rPr>
      </w:r>
    </w:p>
    <w:p w:rsidR="00000000" w:rsidDel="00000000" w:rsidP="00000000" w:rsidRDefault="00000000" w:rsidRPr="00000000" w14:paraId="0000003F">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Notice that this brief sets the role, fixes the scope to a defined set of topics, describes exactly how to behave, and draws a clear boundary with instructions for what to do at that boundary. An agent built on this brief will handle the ordinary run of parent questions on its own and will hand the unusual or sensitive ones to a person, which is exactly what you want. The quality of an agent lives almost entirely in the quality of a brief like this one.</w:t>
      </w:r>
      <w:r w:rsidDel="00000000" w:rsidR="00000000" w:rsidRPr="00000000">
        <w:rPr>
          <w:rtl w:val="0"/>
        </w:rPr>
      </w:r>
    </w:p>
    <w:p w:rsidR="00000000" w:rsidDel="00000000" w:rsidP="00000000" w:rsidRDefault="00000000" w:rsidRPr="00000000" w14:paraId="00000040">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4.3  Building it as a Custom GPT in ChatGPT</w:t>
      </w:r>
      <w:r w:rsidDel="00000000" w:rsidR="00000000" w:rsidRPr="00000000">
        <w:rPr>
          <w:rtl w:val="0"/>
        </w:rPr>
      </w:r>
    </w:p>
    <w:p w:rsidR="00000000" w:rsidDel="00000000" w:rsidP="00000000" w:rsidRDefault="00000000" w:rsidRPr="00000000" w14:paraId="00000041">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In ChatGPT, a saved agent of this kind is called a Custom GPT. The idea is to take a brief like the one above and store it so that it becomes a reusable assistant you can open at any time. You go to the option for creating a GPT, give your agent a clear name such as Vidya Centre Support, and paste your brief into the instructions box. You save it, and from then on it appears in your list of GPTs. Opening it gives you a chat that already behaves as the support assistant, with no need to set it up again. Anyone you share it with gets the same consistent behaviour, because the brief travels with the agent.</w:t>
      </w:r>
      <w:r w:rsidDel="00000000" w:rsidR="00000000" w:rsidRPr="00000000">
        <w:rPr>
          <w:rtl w:val="0"/>
        </w:rPr>
      </w:r>
    </w:p>
    <w:p w:rsidR="00000000" w:rsidDel="00000000" w:rsidP="00000000" w:rsidRDefault="00000000" w:rsidRPr="00000000" w14:paraId="00000042">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Nothing in this is technical. You are filling in a name and a set of instructions in plain language and saving the result. The work that determines whether the agent is any good was done when you wrote the brief; the building step simply gives that brief a permanent home.</w:t>
      </w:r>
      <w:r w:rsidDel="00000000" w:rsidR="00000000" w:rsidRPr="00000000">
        <w:rPr>
          <w:rtl w:val="0"/>
        </w:rPr>
      </w:r>
    </w:p>
    <w:p w:rsidR="00000000" w:rsidDel="00000000" w:rsidP="00000000" w:rsidRDefault="00000000" w:rsidRPr="00000000" w14:paraId="00000043">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4.4  Building it as a Project in Claude</w:t>
      </w:r>
      <w:r w:rsidDel="00000000" w:rsidR="00000000" w:rsidRPr="00000000">
        <w:rPr>
          <w:rtl w:val="0"/>
        </w:rPr>
      </w:r>
    </w:p>
    <w:p w:rsidR="00000000" w:rsidDel="00000000" w:rsidP="00000000" w:rsidRDefault="00000000" w:rsidRPr="00000000" w14:paraId="00000044">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In Claude, the same idea is created through a Project. A Project is a workspace that holds a set of standing instructions, and every conversation you start inside that Project follows those instructions automatically. You create a new Project, give it a name, and put your brief into its instructions. From then on, any chat you open within that Project behaves as your support assistant without being reminded, in the same way the Custom GPT does. The container is called a Project rather than a GPT, but what you are doing, saving a brief so it is applied consistently, is identical.</w:t>
      </w:r>
      <w:r w:rsidDel="00000000" w:rsidR="00000000" w:rsidRPr="00000000">
        <w:rPr>
          <w:rtl w:val="0"/>
        </w:rPr>
      </w:r>
    </w:p>
    <w:p w:rsidR="00000000" w:rsidDel="00000000" w:rsidP="00000000" w:rsidRDefault="00000000" w:rsidRPr="00000000" w14:paraId="00000045">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4.5  Building it as a Gem in Gemini</w:t>
      </w:r>
      <w:r w:rsidDel="00000000" w:rsidR="00000000" w:rsidRPr="00000000">
        <w:rPr>
          <w:rtl w:val="0"/>
        </w:rPr>
      </w:r>
    </w:p>
    <w:p w:rsidR="00000000" w:rsidDel="00000000" w:rsidP="00000000" w:rsidRDefault="00000000" w:rsidRPr="00000000" w14:paraId="00000046">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In Gemini, the same kind of saved agent is called a Gem. You create a new Gem, give it a name, and write its instructions, the same brief once more, then save it. The Gem then appears as a reusable assistant you can return to whenever you need it, already carrying its role. As with the other two, the platform-specific part is small: a slightly different name and a slightly different screen. The brief you write is what does the real work, and it is the same brief in all three places.</w:t>
      </w:r>
      <w:r w:rsidDel="00000000" w:rsidR="00000000" w:rsidRPr="00000000">
        <w:rPr>
          <w:rtl w:val="0"/>
        </w:rPr>
      </w:r>
    </w:p>
    <w:p w:rsidR="00000000" w:rsidDel="00000000" w:rsidP="00000000" w:rsidRDefault="00000000" w:rsidRPr="00000000" w14:paraId="00000047">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This is worth holding on to, because it is the durable part. ChatGPT calls it a Custom GPT, Claude calls it a Project, Gemini calls it a Gem, and a tool you meet in a year may call it something else again. The names will keep changing. What does not change is the skill of writing a clear role, a defined scope, a described behaviour, and firm boundaries. Learn that, and you can build a good agent on whichever tool is in front of you.</w:t>
      </w:r>
      <w:r w:rsidDel="00000000" w:rsidR="00000000" w:rsidRPr="00000000">
        <w:rPr>
          <w:rtl w:val="0"/>
        </w:rPr>
      </w:r>
    </w:p>
    <w:p w:rsidR="00000000" w:rsidDel="00000000" w:rsidP="00000000" w:rsidRDefault="00000000" w:rsidRPr="00000000" w14:paraId="00000048">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4.6  Giving an agent your own documents</w:t>
      </w:r>
      <w:r w:rsidDel="00000000" w:rsidR="00000000" w:rsidRPr="00000000">
        <w:rPr>
          <w:rtl w:val="0"/>
        </w:rPr>
      </w:r>
    </w:p>
    <w:p w:rsidR="00000000" w:rsidDel="00000000" w:rsidP="00000000" w:rsidRDefault="00000000" w:rsidRPr="00000000" w14:paraId="00000049">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You may already be wondering whether you can give an agent your own material to work from</w:t>
      </w:r>
      <w:ins w:author="Info Vivencia" w:id="41" w:date="2026-06-19T09:06:56Z">
        <w:r w:rsidDel="00000000" w:rsidR="00000000" w:rsidRPr="00000000">
          <w:rPr>
            <w:rFonts w:ascii="Calibri" w:cs="Calibri" w:eastAsia="Calibri" w:hAnsi="Calibri"/>
            <w:b w:val="0"/>
            <w:bCs w:val="0"/>
            <w:i w:val="0"/>
            <w:iCs w:val="0"/>
            <w:color w:val="000000"/>
            <w:sz w:val="22"/>
            <w:szCs w:val="22"/>
            <w:rtl w:val="0"/>
          </w:rPr>
          <w:t xml:space="preserve"> </w:t>
        </w:r>
        <w:r w:rsidDel="00000000" w:rsidR="00000000" w:rsidRPr="00000000">
          <w:rPr>
            <w:rtl w:val="0"/>
            <w:rPrChange w:author="Info Vivencia" w:id="42" w:date="2026-06-19T09:06:56Z">
              <w:rPr>
                <w:rFonts w:ascii="Calibri" w:cs="Calibri" w:eastAsia="Calibri" w:hAnsi="Calibri"/>
                <w:b w:val="0"/>
                <w:bCs w:val="0"/>
                <w:i w:val="0"/>
                <w:iCs w:val="0"/>
                <w:color w:val="000000"/>
                <w:sz w:val="22"/>
                <w:szCs w:val="22"/>
              </w:rPr>
            </w:rPrChange>
          </w:rPr>
          <w:t xml:space="preserve">— your real fee list, your actual policy document, your own notes —</w:t>
        </w:r>
      </w:ins>
      <w:del w:author="Info Vivencia" w:id="41" w:date="2026-06-19T09:06:56Z">
        <w:r w:rsidDel="00000000" w:rsidR="00000000" w:rsidRPr="00000000">
          <w:rPr>
            <w:rtl w:val="0"/>
            <w:rPrChange w:author="Info Vivencia" w:id="42" w:date="2026-06-19T09:06:56Z">
              <w:rPr>
                <w:rFonts w:ascii="Calibri" w:cs="Calibri" w:eastAsia="Calibri" w:hAnsi="Calibri"/>
                <w:b w:val="0"/>
                <w:bCs w:val="0"/>
                <w:i w:val="0"/>
                <w:iCs w:val="0"/>
                <w:color w:val="000000"/>
                <w:sz w:val="22"/>
                <w:szCs w:val="22"/>
              </w:rPr>
            </w:rPrChange>
          </w:rPr>
          <w:delText xml:space="preserve">, your real fee list, your actual policy document, your own notes,</w:delText>
        </w:r>
      </w:del>
      <w:r w:rsidDel="00000000" w:rsidR="00000000" w:rsidRPr="00000000">
        <w:rPr>
          <w:rFonts w:ascii="Calibri" w:cs="Calibri" w:eastAsia="Calibri" w:hAnsi="Calibri"/>
          <w:b w:val="0"/>
          <w:bCs w:val="0"/>
          <w:i w:val="0"/>
          <w:iCs w:val="0"/>
          <w:color w:val="000000"/>
          <w:sz w:val="22"/>
          <w:szCs w:val="22"/>
          <w:rtl w:val="0"/>
        </w:rPr>
        <w:t xml:space="preserve"> so that it answers from your specific information rather than only from what you typed into its brief. You can, and it is one of the most useful things an agent can do. The technique for it is called retrieval, and you will learn it properly on Day 12, where a full session is devoted to connecting agents to your own knowledge. For today, keep your agent's information inside its written brief, and know that the ability to feed it whole documents is coming soon.</w:t>
      </w:r>
      <w:r w:rsidDel="00000000" w:rsidR="00000000" w:rsidRPr="00000000">
        <w:rPr>
          <w:rtl w:val="0"/>
        </w:rPr>
      </w:r>
    </w:p>
    <w:p w:rsidR="00000000" w:rsidDel="00000000" w:rsidP="00000000" w:rsidRDefault="00000000" w:rsidRPr="00000000" w14:paraId="0000004A">
      <w:pPr>
        <w:pStyle w:val="Heading1"/>
        <w:spacing w:after="160" w:before="280" w:lineRule="auto"/>
        <w:rPr/>
      </w:pPr>
      <w:r w:rsidDel="00000000" w:rsidR="00000000" w:rsidRPr="00000000">
        <w:rPr>
          <w:rFonts w:ascii="Calibri" w:cs="Calibri" w:eastAsia="Calibri" w:hAnsi="Calibri"/>
          <w:b w:val="1"/>
          <w:bCs w:val="1"/>
          <w:color w:val="000000"/>
          <w:sz w:val="30"/>
          <w:szCs w:val="30"/>
          <w:rtl w:val="0"/>
        </w:rPr>
        <w:t xml:space="preserve">5.  A Worked Agent, End to End  (18 min)</w:t>
      </w:r>
      <w:r w:rsidDel="00000000" w:rsidR="00000000" w:rsidRPr="00000000">
        <w:rPr>
          <w:rtl w:val="0"/>
        </w:rPr>
      </w:r>
    </w:p>
    <w:p w:rsidR="00000000" w:rsidDel="00000000" w:rsidP="00000000" w:rsidRDefault="00000000" w:rsidRPr="00000000" w14:paraId="0000004B">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5.1  Designing a customer-support agent for a real small business</w:t>
      </w:r>
      <w:r w:rsidDel="00000000" w:rsidR="00000000" w:rsidRPr="00000000">
        <w:rPr>
          <w:rtl w:val="0"/>
        </w:rPr>
      </w:r>
    </w:p>
    <w:p w:rsidR="00000000" w:rsidDel="00000000" w:rsidP="00000000" w:rsidRDefault="00000000" w:rsidRPr="00000000" w14:paraId="0000004C">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To see the whole skill in one motion, it helps to design a complete agent for a real situation and follow it from the brief through to how it behaves and how you would refine it. Take a home-based seller who sells handmade clothes through an Instagram page and a WhatsApp number. She receives the same handful of questions all day</w:t>
      </w:r>
      <w:ins w:author="Info Vivencia" w:id="43" w:date="2026-06-19T09:09:34Z">
        <w:r w:rsidDel="00000000" w:rsidR="00000000" w:rsidRPr="00000000">
          <w:rPr>
            <w:rtl w:val="0"/>
            <w:rPrChange w:author="Info Vivencia" w:id="44" w:date="2026-06-19T09:09:34Z">
              <w:rPr>
                <w:rFonts w:ascii="Calibri" w:cs="Calibri" w:eastAsia="Calibri" w:hAnsi="Calibri"/>
                <w:b w:val="0"/>
                <w:bCs w:val="0"/>
                <w:i w:val="0"/>
                <w:iCs w:val="0"/>
                <w:color w:val="000000"/>
                <w:sz w:val="22"/>
                <w:szCs w:val="22"/>
              </w:rPr>
            </w:rPrChange>
          </w:rPr>
          <w:t xml:space="preserve"> — about prices, sizes, delivery time, and how to order —</w:t>
        </w:r>
      </w:ins>
      <w:del w:author="Info Vivencia" w:id="43" w:date="2026-06-19T09:09:34Z">
        <w:r w:rsidDel="00000000" w:rsidR="00000000" w:rsidRPr="00000000">
          <w:rPr>
            <w:rtl w:val="0"/>
            <w:rPrChange w:author="Info Vivencia" w:id="44" w:date="2026-06-19T09:09:34Z">
              <w:rPr>
                <w:rFonts w:ascii="Calibri" w:cs="Calibri" w:eastAsia="Calibri" w:hAnsi="Calibri"/>
                <w:b w:val="0"/>
                <w:bCs w:val="0"/>
                <w:i w:val="0"/>
                <w:iCs w:val="0"/>
                <w:color w:val="000000"/>
                <w:sz w:val="22"/>
                <w:szCs w:val="22"/>
              </w:rPr>
            </w:rPrChange>
          </w:rPr>
          <w:delText xml:space="preserve">, about prices, sizes, delivery time, and how to order,</w:delText>
        </w:r>
      </w:del>
      <w:r w:rsidDel="00000000" w:rsidR="00000000" w:rsidRPr="00000000">
        <w:rPr>
          <w:rFonts w:ascii="Calibri" w:cs="Calibri" w:eastAsia="Calibri" w:hAnsi="Calibri"/>
          <w:b w:val="0"/>
          <w:bCs w:val="0"/>
          <w:i w:val="0"/>
          <w:iCs w:val="0"/>
          <w:color w:val="000000"/>
          <w:sz w:val="22"/>
          <w:szCs w:val="22"/>
          <w:rtl w:val="0"/>
        </w:rPr>
        <w:t xml:space="preserve"> and answering each one by hand pulls her away from the actual work of making and packing. A single support agent is a good fit, because the work is repeatable, well-defined, and bounded</w:t>
      </w:r>
      <w:ins w:author="Info Vivencia" w:id="45" w:date="2026-06-19T09:10:02Z">
        <w:r w:rsidDel="00000000" w:rsidR="00000000" w:rsidRPr="00000000">
          <w:rPr>
            <w:rtl w:val="0"/>
            <w:rPrChange w:author="Info Vivencia" w:id="46" w:date="2026-06-19T09:10:02Z">
              <w:rPr>
                <w:rFonts w:ascii="Calibri" w:cs="Calibri" w:eastAsia="Calibri" w:hAnsi="Calibri"/>
                <w:b w:val="0"/>
                <w:bCs w:val="0"/>
                <w:i w:val="0"/>
                <w:iCs w:val="0"/>
                <w:color w:val="000000"/>
                <w:sz w:val="22"/>
                <w:szCs w:val="22"/>
              </w:rPr>
            </w:rPrChange>
          </w:rPr>
          <w:t xml:space="preserve"> —</w:t>
        </w:r>
      </w:ins>
      <w:del w:author="Info Vivencia" w:id="45" w:date="2026-06-19T09:10:02Z">
        <w:r w:rsidDel="00000000" w:rsidR="00000000" w:rsidRPr="00000000">
          <w:rPr>
            <w:rFonts w:ascii="Calibri" w:cs="Calibri" w:eastAsia="Calibri" w:hAnsi="Calibri"/>
            <w:b w:val="0"/>
            <w:bCs w:val="0"/>
            <w:i w:val="0"/>
            <w:iCs w:val="0"/>
            <w:color w:val="000000"/>
            <w:sz w:val="22"/>
            <w:szCs w:val="22"/>
            <w:rtl w:val="0"/>
          </w:rPr>
          <w:delText xml:space="preserve">,</w:delText>
        </w:r>
      </w:del>
      <w:r w:rsidDel="00000000" w:rsidR="00000000" w:rsidRPr="00000000">
        <w:rPr>
          <w:rFonts w:ascii="Calibri" w:cs="Calibri" w:eastAsia="Calibri" w:hAnsi="Calibri"/>
          <w:b w:val="0"/>
          <w:bCs w:val="0"/>
          <w:i w:val="0"/>
          <w:iCs w:val="0"/>
          <w:color w:val="000000"/>
          <w:sz w:val="22"/>
          <w:szCs w:val="22"/>
          <w:rtl w:val="0"/>
        </w:rPr>
        <w:t xml:space="preserve"> exactly the conditions that make an agent worthwhile.</w:t>
      </w:r>
      <w:r w:rsidDel="00000000" w:rsidR="00000000" w:rsidRPr="00000000">
        <w:rPr>
          <w:rtl w:val="0"/>
        </w:rPr>
      </w:r>
    </w:p>
    <w:p w:rsidR="00000000" w:rsidDel="00000000" w:rsidP="00000000" w:rsidRDefault="00000000" w:rsidRPr="00000000" w14:paraId="0000004D">
      <w:pPr>
        <w:spacing w:after="160" w:line="276" w:lineRule="auto"/>
        <w:rPr>
          <w:ins w:author="Info Vivencia" w:id="49" w:date="2026-06-19T09:25:48Z"/>
          <w:rFonts w:ascii="Calibri" w:cs="Calibri" w:eastAsia="Calibri" w:hAnsi="Calibri"/>
          <w:b w:val="0"/>
          <w:bCs w:val="0"/>
          <w:i w:val="0"/>
          <w:iCs w:val="0"/>
          <w:color w:val="000000"/>
          <w:sz w:val="22"/>
          <w:szCs w:val="22"/>
        </w:rPr>
      </w:pPr>
      <w:r w:rsidDel="00000000" w:rsidR="00000000" w:rsidRPr="00000000">
        <w:rPr>
          <w:rFonts w:ascii="Calibri" w:cs="Calibri" w:eastAsia="Calibri" w:hAnsi="Calibri"/>
          <w:b w:val="0"/>
          <w:bCs w:val="0"/>
          <w:i w:val="0"/>
          <w:iCs w:val="0"/>
          <w:color w:val="000000"/>
          <w:sz w:val="22"/>
          <w:szCs w:val="22"/>
          <w:rtl w:val="0"/>
        </w:rPr>
        <w:t xml:space="preserve">The design begins with the four parts of a brief</w:t>
      </w:r>
      <w:ins w:author="Info Vivencia" w:id="47" w:date="2026-06-19T09:25:39Z">
        <w:r w:rsidDel="00000000" w:rsidR="00000000" w:rsidRPr="00000000">
          <w:rPr>
            <w:rtl w:val="0"/>
            <w:rPrChange w:author="Info Vivencia" w:id="48" w:date="2026-06-19T09:25:39Z">
              <w:rPr>
                <w:rFonts w:ascii="Calibri" w:cs="Calibri" w:eastAsia="Calibri" w:hAnsi="Calibri"/>
                <w:b w:val="0"/>
                <w:bCs w:val="0"/>
                <w:i w:val="0"/>
                <w:iCs w:val="0"/>
                <w:color w:val="000000"/>
                <w:sz w:val="22"/>
                <w:szCs w:val="22"/>
              </w:rPr>
            </w:rPrChange>
          </w:rPr>
          <w:t xml:space="preserve">:</w:t>
        </w:r>
      </w:ins>
      <w:del w:author="Info Vivencia" w:id="47" w:date="2026-06-19T09:25:39Z">
        <w:r w:rsidDel="00000000" w:rsidR="00000000" w:rsidRPr="00000000">
          <w:rPr>
            <w:rFonts w:ascii="Calibri" w:cs="Calibri" w:eastAsia="Calibri" w:hAnsi="Calibri"/>
            <w:b w:val="0"/>
            <w:bCs w:val="0"/>
            <w:i w:val="0"/>
            <w:iCs w:val="0"/>
            <w:color w:val="000000"/>
            <w:sz w:val="22"/>
            <w:szCs w:val="22"/>
            <w:rtl w:val="0"/>
          </w:rPr>
          <w:delText xml:space="preserve">.</w:delText>
        </w:r>
      </w:del>
      <w:r w:rsidDel="00000000" w:rsidR="00000000" w:rsidRPr="00000000">
        <w:rPr>
          <w:rFonts w:ascii="Calibri" w:cs="Calibri" w:eastAsia="Calibri" w:hAnsi="Calibri"/>
          <w:b w:val="0"/>
          <w:bCs w:val="0"/>
          <w:i w:val="0"/>
          <w:iCs w:val="0"/>
          <w:color w:val="000000"/>
          <w:sz w:val="22"/>
          <w:szCs w:val="22"/>
          <w:rtl w:val="0"/>
        </w:rPr>
        <w:t xml:space="preserve"> </w:t>
      </w:r>
      <w:ins w:author="Info Vivencia" w:id="49" w:date="2026-06-19T09:25:48Z">
        <w:r w:rsidDel="00000000" w:rsidR="00000000" w:rsidRPr="00000000">
          <w:rPr>
            <w:rtl w:val="0"/>
          </w:rPr>
        </w:r>
      </w:ins>
    </w:p>
    <w:p w:rsidR="00000000" w:rsidDel="00000000" w:rsidP="00000000" w:rsidRDefault="00000000" w:rsidRPr="00000000" w14:paraId="0000004E">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The role is a friendly assistant for her clothing page. The scope is questions about her products, prices, sizes, delivery, and the ordering process. The behaviour is short, warm</w:t>
      </w:r>
      <w:ins w:author="Info Vivencia" w:id="50" w:date="2026-06-19T09:26:12Z">
        <w:r w:rsidDel="00000000" w:rsidR="00000000" w:rsidRPr="00000000">
          <w:rPr>
            <w:rFonts w:ascii="Calibri" w:cs="Calibri" w:eastAsia="Calibri" w:hAnsi="Calibri"/>
            <w:b w:val="0"/>
            <w:bCs w:val="0"/>
            <w:i w:val="0"/>
            <w:iCs w:val="0"/>
            <w:color w:val="000000"/>
            <w:sz w:val="22"/>
            <w:szCs w:val="22"/>
            <w:rtl w:val="0"/>
          </w:rPr>
          <w:t xml:space="preserve"> and</w:t>
        </w:r>
      </w:ins>
      <w:r w:rsidDel="00000000" w:rsidR="00000000" w:rsidRPr="00000000">
        <w:rPr>
          <w:rFonts w:ascii="Calibri" w:cs="Calibri" w:eastAsia="Calibri" w:hAnsi="Calibri"/>
          <w:b w:val="0"/>
          <w:bCs w:val="0"/>
          <w:i w:val="0"/>
          <w:iCs w:val="0"/>
          <w:color w:val="000000"/>
          <w:sz w:val="22"/>
          <w:szCs w:val="22"/>
          <w:rtl w:val="0"/>
        </w:rPr>
        <w:t xml:space="preserve"> replies in simple language</w:t>
      </w:r>
      <w:ins w:author="Info Vivencia" w:id="51" w:date="2026-06-19T09:26:19Z">
        <w:r w:rsidDel="00000000" w:rsidR="00000000" w:rsidRPr="00000000">
          <w:rPr>
            <w:rtl w:val="0"/>
            <w:rPrChange w:author="Info Vivencia" w:id="52" w:date="2026-06-19T09:26:19Z">
              <w:rPr>
                <w:rFonts w:ascii="Calibri" w:cs="Calibri" w:eastAsia="Calibri" w:hAnsi="Calibri"/>
                <w:b w:val="0"/>
                <w:bCs w:val="0"/>
                <w:i w:val="0"/>
                <w:iCs w:val="0"/>
                <w:color w:val="000000"/>
                <w:sz w:val="22"/>
                <w:szCs w:val="22"/>
              </w:rPr>
            </w:rPrChange>
          </w:rPr>
          <w:t xml:space="preserve"> —</w:t>
        </w:r>
      </w:ins>
      <w:del w:author="Info Vivencia" w:id="51" w:date="2026-06-19T09:26:19Z">
        <w:r w:rsidDel="00000000" w:rsidR="00000000" w:rsidRPr="00000000">
          <w:rPr>
            <w:rFonts w:ascii="Calibri" w:cs="Calibri" w:eastAsia="Calibri" w:hAnsi="Calibri"/>
            <w:b w:val="0"/>
            <w:bCs w:val="0"/>
            <w:i w:val="0"/>
            <w:iCs w:val="0"/>
            <w:color w:val="000000"/>
            <w:sz w:val="22"/>
            <w:szCs w:val="22"/>
            <w:rtl w:val="0"/>
          </w:rPr>
          <w:delText xml:space="preserve">,</w:delText>
        </w:r>
      </w:del>
      <w:r w:rsidDel="00000000" w:rsidR="00000000" w:rsidRPr="00000000">
        <w:rPr>
          <w:rFonts w:ascii="Calibri" w:cs="Calibri" w:eastAsia="Calibri" w:hAnsi="Calibri"/>
          <w:b w:val="0"/>
          <w:bCs w:val="0"/>
          <w:i w:val="0"/>
          <w:iCs w:val="0"/>
          <w:color w:val="000000"/>
          <w:sz w:val="22"/>
          <w:szCs w:val="22"/>
          <w:rtl w:val="0"/>
        </w:rPr>
        <w:t xml:space="preserve"> the way she herself would answer. The boundaries are the important part: the agent must not invent prices or delivery dates it has not been given, must not promise anything about stock it cannot confirm, and must pass anything unusual, a complaint, a bulk order, a request for a discount, to her directly. Written out, her brief looks like this.</w:t>
      </w:r>
      <w:r w:rsidDel="00000000" w:rsidR="00000000" w:rsidRPr="00000000">
        <w:rPr>
          <w:rtl w:val="0"/>
        </w:rPr>
      </w:r>
    </w:p>
    <w:p w:rsidR="00000000" w:rsidDel="00000000" w:rsidP="00000000" w:rsidRDefault="00000000" w:rsidRPr="00000000" w14:paraId="0000004F">
      <w:pPr>
        <w:spacing w:after="16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You are a friendly assistant for Meera's Handmade Clothing, a small business selling handmade kurtas and dresses. Answer customer questions about our products, prices, sizes, delivery, and how to order, using only the details given here. Our kurtas are priced between 800 and 1,500 rupees, we offer sizes from S to XXL, delivery across India takes five to seven days, and customers order by sending their choice and address on WhatsApp. Reply in short, warm, simple sentences. If someone asks about something not covered here, wants a discount, has a complaint, or wants to place a large or custom order, do not promise anything; tell them politely that Meera will reply personally and pass the message on.</w:t>
      </w:r>
      <w:r w:rsidDel="00000000" w:rsidR="00000000" w:rsidRPr="00000000">
        <w:rPr>
          <w:rtl w:val="0"/>
        </w:rPr>
      </w:r>
    </w:p>
    <w:p w:rsidR="00000000" w:rsidDel="00000000" w:rsidP="00000000" w:rsidRDefault="00000000" w:rsidRPr="00000000" w14:paraId="00000050">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This brief is built entirely from the four parts. It says who the agent is, what it covers, how it speaks, and where it must stop. With it saved as a Custom GPT, a Project, or a Gem, the seller now has an assistant that handles the steady stream of ordinary questions while leaving the ones that need her own judgement for her to answer.</w:t>
      </w:r>
      <w:r w:rsidDel="00000000" w:rsidR="00000000" w:rsidRPr="00000000">
        <w:rPr>
          <w:rtl w:val="0"/>
        </w:rPr>
      </w:r>
    </w:p>
    <w:p w:rsidR="00000000" w:rsidDel="00000000" w:rsidP="00000000" w:rsidRDefault="00000000" w:rsidRPr="00000000" w14:paraId="00000051">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5.2  The loop in action: handling a real enquiry</w:t>
      </w:r>
      <w:r w:rsidDel="00000000" w:rsidR="00000000" w:rsidRPr="00000000">
        <w:rPr>
          <w:rtl w:val="0"/>
        </w:rPr>
      </w:r>
    </w:p>
    <w:p w:rsidR="00000000" w:rsidDel="00000000" w:rsidP="00000000" w:rsidRDefault="00000000" w:rsidRPr="00000000" w14:paraId="00000052">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Watch the agent run through the loop on two real messages, one ordinary and one outside its scope, because the contrast is where the design proves itself.</w:t>
      </w:r>
      <w:r w:rsidDel="00000000" w:rsidR="00000000" w:rsidRPr="00000000">
        <w:rPr>
          <w:rtl w:val="0"/>
        </w:rPr>
      </w:r>
    </w:p>
    <w:p w:rsidR="00000000" w:rsidDel="00000000" w:rsidP="00000000" w:rsidRDefault="00000000" w:rsidRPr="00000000" w14:paraId="00000053">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A customer </w:t>
      </w:r>
      <w:ins w:author="Info Vivencia" w:id="53" w:date="2026-06-19T09:11:02Z">
        <w:r w:rsidDel="00000000" w:rsidR="00000000" w:rsidRPr="00000000">
          <w:rPr>
            <w:rtl w:val="0"/>
            <w:rPrChange w:author="Info Vivencia" w:id="54" w:date="2026-06-19T09:11:02Z">
              <w:rPr>
                <w:rFonts w:ascii="Calibri" w:cs="Calibri" w:eastAsia="Calibri" w:hAnsi="Calibri"/>
                <w:b w:val="0"/>
                <w:bCs w:val="0"/>
                <w:i w:val="0"/>
                <w:iCs w:val="0"/>
                <w:color w:val="000000"/>
                <w:sz w:val="22"/>
                <w:szCs w:val="22"/>
              </w:rPr>
            </w:rPrChange>
          </w:rPr>
          <w:t xml:space="preserve">sends a message</w:t>
        </w:r>
      </w:ins>
      <w:del w:author="Info Vivencia" w:id="53" w:date="2026-06-19T09:11:02Z">
        <w:r w:rsidDel="00000000" w:rsidR="00000000" w:rsidRPr="00000000">
          <w:rPr>
            <w:rtl w:val="0"/>
            <w:rPrChange w:author="Info Vivencia" w:id="54" w:date="2026-06-19T09:11:02Z">
              <w:rPr>
                <w:rFonts w:ascii="Calibri" w:cs="Calibri" w:eastAsia="Calibri" w:hAnsi="Calibri"/>
                <w:b w:val="0"/>
                <w:bCs w:val="0"/>
                <w:i w:val="0"/>
                <w:iCs w:val="0"/>
                <w:color w:val="000000"/>
                <w:sz w:val="22"/>
                <w:szCs w:val="22"/>
              </w:rPr>
            </w:rPrChange>
          </w:rPr>
          <w:delText xml:space="preserve">messages</w:delText>
        </w:r>
      </w:del>
      <w:r w:rsidDel="00000000" w:rsidR="00000000" w:rsidRPr="00000000">
        <w:rPr>
          <w:rFonts w:ascii="Calibri" w:cs="Calibri" w:eastAsia="Calibri" w:hAnsi="Calibri"/>
          <w:b w:val="0"/>
          <w:bCs w:val="0"/>
          <w:i w:val="0"/>
          <w:iCs w:val="0"/>
          <w:color w:val="000000"/>
          <w:sz w:val="22"/>
          <w:szCs w:val="22"/>
          <w:rtl w:val="0"/>
        </w:rPr>
        <w:t xml:space="preserve">: how much is the blue kurta and what sizes do you have? The agent's goal is to answer accurately and warmly. It observes the message</w:t>
      </w:r>
      <w:ins w:author="Info Vivencia" w:id="55" w:date="2026-06-19T09:11:21Z">
        <w:r w:rsidDel="00000000" w:rsidR="00000000" w:rsidRPr="00000000">
          <w:rPr>
            <w:rtl w:val="0"/>
            <w:rPrChange w:author="Info Vivencia" w:id="56" w:date="2026-06-19T09:11:21Z">
              <w:rPr>
                <w:rFonts w:ascii="Calibri" w:cs="Calibri" w:eastAsia="Calibri" w:hAnsi="Calibri"/>
                <w:b w:val="0"/>
                <w:bCs w:val="0"/>
                <w:i w:val="0"/>
                <w:iCs w:val="0"/>
                <w:color w:val="000000"/>
                <w:sz w:val="22"/>
                <w:szCs w:val="22"/>
              </w:rPr>
            </w:rPrChange>
          </w:rPr>
          <w:t xml:space="preserve"> and identifies two things being asked — price and sizes —</w:t>
        </w:r>
      </w:ins>
      <w:del w:author="Info Vivencia" w:id="55" w:date="2026-06-19T09:11:21Z">
        <w:r w:rsidDel="00000000" w:rsidR="00000000" w:rsidRPr="00000000">
          <w:rPr>
            <w:rtl w:val="0"/>
            <w:rPrChange w:author="Info Vivencia" w:id="56" w:date="2026-06-19T09:11:21Z">
              <w:rPr>
                <w:rFonts w:ascii="Calibri" w:cs="Calibri" w:eastAsia="Calibri" w:hAnsi="Calibri"/>
                <w:b w:val="0"/>
                <w:bCs w:val="0"/>
                <w:i w:val="0"/>
                <w:iCs w:val="0"/>
                <w:color w:val="000000"/>
                <w:sz w:val="22"/>
                <w:szCs w:val="22"/>
              </w:rPr>
            </w:rPrChange>
          </w:rPr>
          <w:delText xml:space="preserve">, thinks about what is being asked, two things, price and sizes,</w:delText>
        </w:r>
      </w:del>
      <w:r w:rsidDel="00000000" w:rsidR="00000000" w:rsidRPr="00000000">
        <w:rPr>
          <w:rFonts w:ascii="Calibri" w:cs="Calibri" w:eastAsia="Calibri" w:hAnsi="Calibri"/>
          <w:b w:val="0"/>
          <w:bCs w:val="0"/>
          <w:i w:val="0"/>
          <w:iCs w:val="0"/>
          <w:color w:val="000000"/>
          <w:sz w:val="22"/>
          <w:szCs w:val="22"/>
          <w:rtl w:val="0"/>
        </w:rPr>
        <w:t xml:space="preserve"> and acts by replying that the kurtas are priced between 800 and 1,500 rupees and come in sizes S to XXL, in the short, friendly tone its brief specified. One clean pass around the loop, handled entirely on its own.</w:t>
      </w:r>
      <w:r w:rsidDel="00000000" w:rsidR="00000000" w:rsidRPr="00000000">
        <w:rPr>
          <w:rtl w:val="0"/>
        </w:rPr>
      </w:r>
    </w:p>
    <w:p w:rsidR="00000000" w:rsidDel="00000000" w:rsidP="00000000" w:rsidRDefault="00000000" w:rsidRPr="00000000" w14:paraId="00000054">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A second customer </w:t>
      </w:r>
      <w:ins w:author="Info Vivencia" w:id="57" w:date="2026-06-19T09:10:29Z">
        <w:r w:rsidDel="00000000" w:rsidR="00000000" w:rsidRPr="00000000">
          <w:rPr>
            <w:rtl w:val="0"/>
            <w:rPrChange w:author="Info Vivencia" w:id="58" w:date="2026-06-19T09:10:29Z">
              <w:rPr>
                <w:rFonts w:ascii="Calibri" w:cs="Calibri" w:eastAsia="Calibri" w:hAnsi="Calibri"/>
                <w:b w:val="0"/>
                <w:bCs w:val="0"/>
                <w:i w:val="0"/>
                <w:iCs w:val="0"/>
                <w:color w:val="000000"/>
                <w:sz w:val="22"/>
                <w:szCs w:val="22"/>
              </w:rPr>
            </w:rPrChange>
          </w:rPr>
          <w:t xml:space="preserve">sends a message</w:t>
        </w:r>
      </w:ins>
      <w:del w:author="Info Vivencia" w:id="57" w:date="2026-06-19T09:10:29Z">
        <w:r w:rsidDel="00000000" w:rsidR="00000000" w:rsidRPr="00000000">
          <w:rPr>
            <w:rtl w:val="0"/>
            <w:rPrChange w:author="Info Vivencia" w:id="58" w:date="2026-06-19T09:10:29Z">
              <w:rPr>
                <w:rFonts w:ascii="Calibri" w:cs="Calibri" w:eastAsia="Calibri" w:hAnsi="Calibri"/>
                <w:b w:val="0"/>
                <w:bCs w:val="0"/>
                <w:i w:val="0"/>
                <w:iCs w:val="0"/>
                <w:color w:val="000000"/>
                <w:sz w:val="22"/>
                <w:szCs w:val="22"/>
              </w:rPr>
            </w:rPrChange>
          </w:rPr>
          <w:delText xml:space="preserve">messages</w:delText>
        </w:r>
      </w:del>
      <w:r w:rsidDel="00000000" w:rsidR="00000000" w:rsidRPr="00000000">
        <w:rPr>
          <w:rFonts w:ascii="Calibri" w:cs="Calibri" w:eastAsia="Calibri" w:hAnsi="Calibri"/>
          <w:b w:val="0"/>
          <w:bCs w:val="0"/>
          <w:i w:val="0"/>
          <w:iCs w:val="0"/>
          <w:color w:val="000000"/>
          <w:sz w:val="22"/>
          <w:szCs w:val="22"/>
          <w:rtl w:val="0"/>
        </w:rPr>
        <w:t xml:space="preserve">: can you make this in a special colour and give me a discount if I order five? This sits outside the agent's scope: it involves a custom order and a discount, both of which the brief explicitly placed out of bounds. The agent observes the message, recognises from its boundaries that this is not for it to decide, and acts not by inventing an answer but by replying warmly that Meera will respond personally about custom orders and bulk pricing, and passing the message on. This is the boundary working exactly as designed. The agent did not guess at a price it had no authority to set; it knew where its job ended and handed over cleanly.</w:t>
      </w:r>
      <w:r w:rsidDel="00000000" w:rsidR="00000000" w:rsidRPr="00000000">
        <w:rPr>
          <w:rtl w:val="0"/>
        </w:rPr>
      </w:r>
    </w:p>
    <w:p w:rsidR="00000000" w:rsidDel="00000000" w:rsidP="00000000" w:rsidRDefault="00000000" w:rsidRPr="00000000" w14:paraId="00000055">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5.3  Testing, refining, and deciding what reaches a human</w:t>
      </w:r>
      <w:r w:rsidDel="00000000" w:rsidR="00000000" w:rsidRPr="00000000">
        <w:rPr>
          <w:rtl w:val="0"/>
        </w:rPr>
      </w:r>
    </w:p>
    <w:p w:rsidR="00000000" w:rsidDel="00000000" w:rsidP="00000000" w:rsidRDefault="00000000" w:rsidRPr="00000000" w14:paraId="00000056">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An agent's first brief is rarely its best, just as a prompt's first version rarely is. The sensible habit is to test the agent the way you tested prompts on Day 3: try it with a range of real messages, including awkward ones, and watch where it answers poorly. When it gets something wrong, the fix is almost always in the brief. If it answered a question it should have passed </w:t>
      </w:r>
      <w:ins w:author="Info Vivencia" w:id="59" w:date="2026-06-19T09:27:48Z">
        <w:r w:rsidDel="00000000" w:rsidR="00000000" w:rsidRPr="00000000">
          <w:rPr>
            <w:rtl w:val="0"/>
            <w:rPrChange w:author="Info Vivencia" w:id="60" w:date="2026-06-19T09:27:48Z">
              <w:rPr>
                <w:rFonts w:ascii="Calibri" w:cs="Calibri" w:eastAsia="Calibri" w:hAnsi="Calibri"/>
                <w:b w:val="0"/>
                <w:bCs w:val="0"/>
                <w:i w:val="0"/>
                <w:iCs w:val="0"/>
                <w:color w:val="000000"/>
                <w:sz w:val="22"/>
                <w:szCs w:val="22"/>
              </w:rPr>
            </w:rPrChange>
          </w:rPr>
          <w:t xml:space="preserve">over</w:t>
        </w:r>
      </w:ins>
      <w:del w:author="Info Vivencia" w:id="59" w:date="2026-06-19T09:27:48Z">
        <w:r w:rsidDel="00000000" w:rsidR="00000000" w:rsidRPr="00000000">
          <w:rPr>
            <w:rFonts w:ascii="Calibri" w:cs="Calibri" w:eastAsia="Calibri" w:hAnsi="Calibri"/>
            <w:b w:val="0"/>
            <w:bCs w:val="0"/>
            <w:i w:val="0"/>
            <w:iCs w:val="0"/>
            <w:color w:val="000000"/>
            <w:sz w:val="22"/>
            <w:szCs w:val="22"/>
            <w:rtl w:val="0"/>
          </w:rPr>
          <w:delText xml:space="preserve">on</w:delText>
        </w:r>
      </w:del>
      <w:r w:rsidDel="00000000" w:rsidR="00000000" w:rsidRPr="00000000">
        <w:rPr>
          <w:rFonts w:ascii="Calibri" w:cs="Calibri" w:eastAsia="Calibri" w:hAnsi="Calibri"/>
          <w:b w:val="0"/>
          <w:bCs w:val="0"/>
          <w:i w:val="0"/>
          <w:iCs w:val="0"/>
          <w:color w:val="000000"/>
          <w:sz w:val="22"/>
          <w:szCs w:val="22"/>
          <w:rtl w:val="0"/>
        </w:rPr>
        <w:t xml:space="preserve">, the boundary was not clear enough, so you sharpen it. If it sounded too formal, you adjust the behaviour line. Each correction goes back into the saved instructions, and the agent improves. This is the same loop of generate, look, adjust that has run through the whole program, now applied to an agent's brief.</w:t>
      </w:r>
      <w:r w:rsidDel="00000000" w:rsidR="00000000" w:rsidRPr="00000000">
        <w:rPr>
          <w:rtl w:val="0"/>
        </w:rPr>
      </w:r>
    </w:p>
    <w:p w:rsidR="00000000" w:rsidDel="00000000" w:rsidP="00000000" w:rsidRDefault="00000000" w:rsidRPr="00000000" w14:paraId="00000057">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The most important decision in this refinement is not about tone; it is about where the line between the agent and a human should sit. An agent should be left to handle the things that are routine and low in consequence</w:t>
      </w:r>
      <w:ins w:author="Info Vivencia" w:id="61" w:date="2026-06-19T09:12:25Z">
        <w:r w:rsidDel="00000000" w:rsidR="00000000" w:rsidRPr="00000000">
          <w:rPr>
            <w:rtl w:val="0"/>
            <w:rPrChange w:author="Info Vivencia" w:id="62" w:date="2026-06-19T09:12:25Z">
              <w:rPr>
                <w:rFonts w:ascii="Calibri" w:cs="Calibri" w:eastAsia="Calibri" w:hAnsi="Calibri"/>
                <w:b w:val="0"/>
                <w:bCs w:val="0"/>
                <w:i w:val="0"/>
                <w:iCs w:val="0"/>
                <w:color w:val="000000"/>
                <w:sz w:val="22"/>
                <w:szCs w:val="22"/>
              </w:rPr>
            </w:rPrChange>
          </w:rPr>
          <w:t xml:space="preserve"> —</w:t>
        </w:r>
      </w:ins>
      <w:del w:author="Info Vivencia" w:id="61" w:date="2026-06-19T09:12:25Z">
        <w:r w:rsidDel="00000000" w:rsidR="00000000" w:rsidRPr="00000000">
          <w:rPr>
            <w:rFonts w:ascii="Calibri" w:cs="Calibri" w:eastAsia="Calibri" w:hAnsi="Calibri"/>
            <w:b w:val="0"/>
            <w:bCs w:val="0"/>
            <w:i w:val="0"/>
            <w:iCs w:val="0"/>
            <w:color w:val="000000"/>
            <w:sz w:val="22"/>
            <w:szCs w:val="22"/>
            <w:rtl w:val="0"/>
          </w:rPr>
          <w:delText xml:space="preserve">,</w:delText>
        </w:r>
      </w:del>
      <w:r w:rsidDel="00000000" w:rsidR="00000000" w:rsidRPr="00000000">
        <w:rPr>
          <w:rFonts w:ascii="Calibri" w:cs="Calibri" w:eastAsia="Calibri" w:hAnsi="Calibri"/>
          <w:b w:val="0"/>
          <w:bCs w:val="0"/>
          <w:i w:val="0"/>
          <w:iCs w:val="0"/>
          <w:color w:val="000000"/>
          <w:sz w:val="22"/>
          <w:szCs w:val="22"/>
          <w:rtl w:val="0"/>
        </w:rPr>
        <w:t xml:space="preserve"> the ordinary questions whose answers are known and safe. It should hand to a person anything where a mistake would cost real money, mislead a customer, or commit the business to something. Deciding this well is the heart of using agents responsibly, and it connects directly to the trust-then-verify habit from the very first day: you let the agent do the work freely, but you keep a person in the loop wherever the result matters enough to need checking.</w:t>
      </w:r>
      <w:r w:rsidDel="00000000" w:rsidR="00000000" w:rsidRPr="00000000">
        <w:rPr>
          <w:rtl w:val="0"/>
        </w:rPr>
      </w:r>
    </w:p>
    <w:p w:rsidR="00000000" w:rsidDel="00000000" w:rsidP="00000000" w:rsidRDefault="00000000" w:rsidRPr="00000000" w14:paraId="00000058">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Three points deserve care here, because they are where an agent can quietly cause harm. The first is honesty: a customer dealing with your agent should not be </w:t>
      </w:r>
      <w:ins w:author="Info Vivencia" w:id="63" w:date="2026-06-19T09:13:09Z">
        <w:r w:rsidDel="00000000" w:rsidR="00000000" w:rsidRPr="00000000">
          <w:rPr>
            <w:rtl w:val="0"/>
            <w:rPrChange w:author="Info Vivencia" w:id="64" w:date="2026-06-19T09:13:09Z">
              <w:rPr>
                <w:rFonts w:ascii="Calibri" w:cs="Calibri" w:eastAsia="Calibri" w:hAnsi="Calibri"/>
                <w:b w:val="0"/>
                <w:bCs w:val="0"/>
                <w:i w:val="0"/>
                <w:iCs w:val="0"/>
                <w:color w:val="000000"/>
                <w:sz w:val="22"/>
                <w:szCs w:val="22"/>
              </w:rPr>
            </w:rPrChange>
          </w:rPr>
          <w:t xml:space="preserve">misled about what's happening</w:t>
        </w:r>
      </w:ins>
      <w:del w:author="Info Vivencia" w:id="63" w:date="2026-06-19T09:13:09Z">
        <w:r w:rsidDel="00000000" w:rsidR="00000000" w:rsidRPr="00000000">
          <w:rPr>
            <w:rtl w:val="0"/>
            <w:rPrChange w:author="Info Vivencia" w:id="64" w:date="2026-06-19T09:13:09Z">
              <w:rPr>
                <w:rFonts w:ascii="Calibri" w:cs="Calibri" w:eastAsia="Calibri" w:hAnsi="Calibri"/>
                <w:b w:val="0"/>
                <w:bCs w:val="0"/>
                <w:i w:val="0"/>
                <w:iCs w:val="0"/>
                <w:color w:val="000000"/>
                <w:sz w:val="22"/>
                <w:szCs w:val="22"/>
              </w:rPr>
            </w:rPrChange>
          </w:rPr>
          <w:delText xml:space="preserve">deceived about what is happening</w:delText>
        </w:r>
      </w:del>
      <w:r w:rsidDel="00000000" w:rsidR="00000000" w:rsidRPr="00000000">
        <w:rPr>
          <w:rFonts w:ascii="Calibri" w:cs="Calibri" w:eastAsia="Calibri" w:hAnsi="Calibri"/>
          <w:b w:val="0"/>
          <w:bCs w:val="0"/>
          <w:i w:val="0"/>
          <w:iCs w:val="0"/>
          <w:color w:val="000000"/>
          <w:sz w:val="22"/>
          <w:szCs w:val="22"/>
          <w:rtl w:val="0"/>
        </w:rPr>
        <w:t xml:space="preserve"> in a way that matters, and the agent should never make a commitment</w:t>
      </w:r>
      <w:ins w:author="Info Vivencia" w:id="65" w:date="2026-06-19T09:13:54Z">
        <w:r w:rsidDel="00000000" w:rsidR="00000000" w:rsidRPr="00000000">
          <w:rPr>
            <w:rtl w:val="0"/>
            <w:rPrChange w:author="Info Vivencia" w:id="66" w:date="2026-06-19T09:13:54Z">
              <w:rPr>
                <w:rFonts w:ascii="Calibri" w:cs="Calibri" w:eastAsia="Calibri" w:hAnsi="Calibri"/>
                <w:b w:val="0"/>
                <w:bCs w:val="0"/>
                <w:i w:val="0"/>
                <w:iCs w:val="0"/>
                <w:color w:val="000000"/>
                <w:sz w:val="22"/>
                <w:szCs w:val="22"/>
              </w:rPr>
            </w:rPrChange>
          </w:rPr>
          <w:t xml:space="preserve"> (</w:t>
        </w:r>
        <w:r w:rsidDel="00000000" w:rsidR="00000000" w:rsidRPr="00000000">
          <w:rPr>
            <w:rtl w:val="0"/>
            <w:rPrChange w:author="Info Vivencia" w:id="66" w:date="2026-06-19T09:13:54Z">
              <w:rPr>
                <w:rFonts w:ascii="Calibri" w:cs="Calibri" w:eastAsia="Calibri" w:hAnsi="Calibri"/>
                <w:b w:val="0"/>
                <w:bCs w:val="0"/>
                <w:i w:val="0"/>
                <w:iCs w:val="0"/>
                <w:color w:val="000000"/>
                <w:sz w:val="22"/>
                <w:szCs w:val="22"/>
              </w:rPr>
            </w:rPrChange>
          </w:rPr>
          <w:t xml:space="preserve">about a price, a refund, or a delivery date)</w:t>
        </w:r>
      </w:ins>
      <w:del w:author="Info Vivencia" w:id="65" w:date="2026-06-19T09:13:54Z">
        <w:r w:rsidDel="00000000" w:rsidR="00000000" w:rsidRPr="00000000">
          <w:rPr>
            <w:rtl w:val="0"/>
            <w:rPrChange w:author="Info Vivencia" w:id="66" w:date="2026-06-19T09:13:54Z">
              <w:rPr>
                <w:rFonts w:ascii="Calibri" w:cs="Calibri" w:eastAsia="Calibri" w:hAnsi="Calibri"/>
                <w:b w:val="0"/>
                <w:bCs w:val="0"/>
                <w:i w:val="0"/>
                <w:iCs w:val="0"/>
                <w:color w:val="000000"/>
                <w:sz w:val="22"/>
                <w:szCs w:val="22"/>
              </w:rPr>
            </w:rPrChange>
          </w:rPr>
          <w:delText xml:space="preserve">, about a price, a refund, a delivery date,</w:delText>
        </w:r>
      </w:del>
      <w:r w:rsidDel="00000000" w:rsidR="00000000" w:rsidRPr="00000000">
        <w:rPr>
          <w:rFonts w:ascii="Calibri" w:cs="Calibri" w:eastAsia="Calibri" w:hAnsi="Calibri"/>
          <w:b w:val="0"/>
          <w:bCs w:val="0"/>
          <w:i w:val="0"/>
          <w:iCs w:val="0"/>
          <w:color w:val="000000"/>
          <w:sz w:val="22"/>
          <w:szCs w:val="22"/>
          <w:rtl w:val="0"/>
        </w:rPr>
        <w:t xml:space="preserve"> </w:t>
      </w:r>
      <w:ins w:author="Info Vivencia" w:id="67" w:date="2026-06-19T09:14:09Z">
        <w:r w:rsidDel="00000000" w:rsidR="00000000" w:rsidRPr="00000000">
          <w:rPr>
            <w:rtl w:val="0"/>
            <w:rPrChange w:author="Info Vivencia" w:id="68" w:date="2026-06-19T09:14:09Z">
              <w:rPr>
                <w:rFonts w:ascii="Calibri" w:cs="Calibri" w:eastAsia="Calibri" w:hAnsi="Calibri"/>
                <w:b w:val="0"/>
                <w:bCs w:val="0"/>
                <w:i w:val="0"/>
                <w:iCs w:val="0"/>
                <w:color w:val="000000"/>
                <w:sz w:val="22"/>
                <w:szCs w:val="22"/>
              </w:rPr>
            </w:rPrChange>
          </w:rPr>
          <w:t xml:space="preserve">without your authorisation</w:t>
        </w:r>
      </w:ins>
      <w:del w:author="Info Vivencia" w:id="67" w:date="2026-06-19T09:14:09Z">
        <w:r w:rsidDel="00000000" w:rsidR="00000000" w:rsidRPr="00000000">
          <w:rPr>
            <w:rtl w:val="0"/>
            <w:rPrChange w:author="Info Vivencia" w:id="68" w:date="2026-06-19T09:14:09Z">
              <w:rPr>
                <w:rFonts w:ascii="Calibri" w:cs="Calibri" w:eastAsia="Calibri" w:hAnsi="Calibri"/>
                <w:b w:val="0"/>
                <w:bCs w:val="0"/>
                <w:i w:val="0"/>
                <w:iCs w:val="0"/>
                <w:color w:val="000000"/>
                <w:sz w:val="22"/>
                <w:szCs w:val="22"/>
              </w:rPr>
            </w:rPrChange>
          </w:rPr>
          <w:delText xml:space="preserve">that you have not authorised</w:delText>
        </w:r>
      </w:del>
      <w:r w:rsidDel="00000000" w:rsidR="00000000" w:rsidRPr="00000000">
        <w:rPr>
          <w:rFonts w:ascii="Calibri" w:cs="Calibri" w:eastAsia="Calibri" w:hAnsi="Calibri"/>
          <w:b w:val="0"/>
          <w:bCs w:val="0"/>
          <w:i w:val="0"/>
          <w:iCs w:val="0"/>
          <w:color w:val="000000"/>
          <w:sz w:val="22"/>
          <w:szCs w:val="22"/>
          <w:rtl w:val="0"/>
        </w:rPr>
        <w:t xml:space="preserve">, because a promise made by your agent is a promise made in your name. The second is responsibility: when an agent answers under your business's name, you remain answerable for what it says</w:t>
      </w:r>
      <w:ins w:author="Info Vivencia" w:id="69" w:date="2026-06-19T09:14:36Z">
        <w:r w:rsidDel="00000000" w:rsidR="00000000" w:rsidRPr="00000000">
          <w:rPr>
            <w:rtl w:val="0"/>
            <w:rPrChange w:author="Info Vivencia" w:id="70" w:date="2026-06-19T09:14:36Z">
              <w:rPr>
                <w:rFonts w:ascii="Calibri" w:cs="Calibri" w:eastAsia="Calibri" w:hAnsi="Calibri"/>
                <w:b w:val="0"/>
                <w:bCs w:val="0"/>
                <w:i w:val="0"/>
                <w:iCs w:val="0"/>
                <w:color w:val="000000"/>
                <w:sz w:val="22"/>
                <w:szCs w:val="22"/>
              </w:rPr>
            </w:rPrChange>
          </w:rPr>
          <w:t xml:space="preserve"> —</w:t>
        </w:r>
      </w:ins>
      <w:del w:author="Info Vivencia" w:id="69" w:date="2026-06-19T09:14:36Z">
        <w:r w:rsidDel="00000000" w:rsidR="00000000" w:rsidRPr="00000000">
          <w:rPr>
            <w:rFonts w:ascii="Calibri" w:cs="Calibri" w:eastAsia="Calibri" w:hAnsi="Calibri"/>
            <w:b w:val="0"/>
            <w:bCs w:val="0"/>
            <w:i w:val="0"/>
            <w:iCs w:val="0"/>
            <w:color w:val="000000"/>
            <w:sz w:val="22"/>
            <w:szCs w:val="22"/>
            <w:rtl w:val="0"/>
          </w:rPr>
          <w:delText xml:space="preserve">,</w:delText>
        </w:r>
      </w:del>
      <w:r w:rsidDel="00000000" w:rsidR="00000000" w:rsidRPr="00000000">
        <w:rPr>
          <w:rFonts w:ascii="Calibri" w:cs="Calibri" w:eastAsia="Calibri" w:hAnsi="Calibri"/>
          <w:b w:val="0"/>
          <w:bCs w:val="0"/>
          <w:i w:val="0"/>
          <w:iCs w:val="0"/>
          <w:color w:val="000000"/>
          <w:sz w:val="22"/>
          <w:szCs w:val="22"/>
          <w:rtl w:val="0"/>
        </w:rPr>
        <w:t xml:space="preserve"> exactly as the accountant from an earlier session remained answerable for a letter a tool had drafted. The agent removes the repetitive work; it does not remove your responsibility for the result. The third is the data you give it: be careful about putting customers' personal details or confidential information into an agent's brief or its conversations</w:t>
      </w:r>
      <w:ins w:author="Info Vivencia" w:id="71" w:date="2026-06-19T09:16:15Z">
        <w:r w:rsidDel="00000000" w:rsidR="00000000" w:rsidRPr="00000000">
          <w:rPr>
            <w:rtl w:val="0"/>
            <w:rPrChange w:author="Info Vivencia" w:id="72" w:date="2026-06-19T09:16:15Z">
              <w:rPr>
                <w:rFonts w:ascii="Calibri" w:cs="Calibri" w:eastAsia="Calibri" w:hAnsi="Calibri"/>
                <w:b w:val="0"/>
                <w:bCs w:val="0"/>
                <w:i w:val="0"/>
                <w:iCs w:val="0"/>
                <w:color w:val="000000"/>
                <w:sz w:val="22"/>
                <w:szCs w:val="22"/>
              </w:rPr>
            </w:rPrChange>
          </w:rPr>
          <w:t xml:space="preserve">. The same privacy caution from Day 1 applies here —</w:t>
        </w:r>
      </w:ins>
      <w:del w:author="Info Vivencia" w:id="71" w:date="2026-06-19T09:16:15Z">
        <w:r w:rsidDel="00000000" w:rsidR="00000000" w:rsidRPr="00000000">
          <w:rPr>
            <w:rtl w:val="0"/>
            <w:rPrChange w:author="Info Vivencia" w:id="72" w:date="2026-06-19T09:16:15Z">
              <w:rPr>
                <w:rFonts w:ascii="Calibri" w:cs="Calibri" w:eastAsia="Calibri" w:hAnsi="Calibri"/>
                <w:b w:val="0"/>
                <w:bCs w:val="0"/>
                <w:i w:val="0"/>
                <w:iCs w:val="0"/>
                <w:color w:val="000000"/>
                <w:sz w:val="22"/>
                <w:szCs w:val="22"/>
              </w:rPr>
            </w:rPrChange>
          </w:rPr>
          <w:delText xml:space="preserve">, following the same privacy caution you learned on Day 1</w:delText>
        </w:r>
        <w:r w:rsidDel="00000000" w:rsidR="00000000" w:rsidRPr="00000000">
          <w:rPr>
            <w:rFonts w:ascii="Calibri" w:cs="Calibri" w:eastAsia="Calibri" w:hAnsi="Calibri"/>
            <w:b w:val="0"/>
            <w:bCs w:val="0"/>
            <w:i w:val="0"/>
            <w:iCs w:val="0"/>
            <w:color w:val="000000"/>
            <w:sz w:val="22"/>
            <w:szCs w:val="22"/>
            <w:rtl w:val="0"/>
          </w:rPr>
          <w:delText xml:space="preserve">, because</w:delText>
        </w:r>
      </w:del>
      <w:r w:rsidDel="00000000" w:rsidR="00000000" w:rsidRPr="00000000">
        <w:rPr>
          <w:rFonts w:ascii="Calibri" w:cs="Calibri" w:eastAsia="Calibri" w:hAnsi="Calibri"/>
          <w:b w:val="0"/>
          <w:bCs w:val="0"/>
          <w:i w:val="0"/>
          <w:iCs w:val="0"/>
          <w:color w:val="000000"/>
          <w:sz w:val="22"/>
          <w:szCs w:val="22"/>
          <w:rtl w:val="0"/>
        </w:rPr>
        <w:t xml:space="preserve"> that information is handled by the tool and should be treated with the same care you would give any private record. An agent designed with these three in mind is one you can rely on without it ever putting your reputation at risk.</w:t>
      </w:r>
      <w:r w:rsidDel="00000000" w:rsidR="00000000" w:rsidRPr="00000000">
        <w:rPr>
          <w:rtl w:val="0"/>
        </w:rPr>
      </w:r>
    </w:p>
    <w:p w:rsidR="00000000" w:rsidDel="00000000" w:rsidP="00000000" w:rsidRDefault="00000000" w:rsidRPr="00000000" w14:paraId="00000059">
      <w:pPr>
        <w:pStyle w:val="Heading1"/>
        <w:spacing w:after="160" w:before="280" w:lineRule="auto"/>
        <w:rPr/>
      </w:pPr>
      <w:r w:rsidDel="00000000" w:rsidR="00000000" w:rsidRPr="00000000">
        <w:rPr>
          <w:rFonts w:ascii="Calibri" w:cs="Calibri" w:eastAsia="Calibri" w:hAnsi="Calibri"/>
          <w:b w:val="1"/>
          <w:bCs w:val="1"/>
          <w:color w:val="000000"/>
          <w:sz w:val="30"/>
          <w:szCs w:val="30"/>
          <w:rtl w:val="0"/>
        </w:rPr>
        <w:t xml:space="preserve">6.  Designing Agents Well, and Thinking Past the Tools  (16 min)</w:t>
      </w:r>
      <w:r w:rsidDel="00000000" w:rsidR="00000000" w:rsidRPr="00000000">
        <w:rPr>
          <w:rtl w:val="0"/>
        </w:rPr>
      </w:r>
    </w:p>
    <w:p w:rsidR="00000000" w:rsidDel="00000000" w:rsidP="00000000" w:rsidRDefault="00000000" w:rsidRPr="00000000" w14:paraId="0000005A">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6.1  What makes a task a good fit for an agent</w:t>
      </w:r>
      <w:r w:rsidDel="00000000" w:rsidR="00000000" w:rsidRPr="00000000">
        <w:rPr>
          <w:rtl w:val="0"/>
        </w:rPr>
      </w:r>
    </w:p>
    <w:p w:rsidR="00000000" w:rsidDel="00000000" w:rsidP="00000000" w:rsidRDefault="00000000" w:rsidRPr="00000000" w14:paraId="0000005B">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Not every task should become an agent, and a large part of using agents well is knowing which tasks suit them. Three qualities make a task a good fit. It should be </w:t>
      </w:r>
      <w:ins w:author="Info Vivencia" w:id="73" w:date="2026-06-19T09:20:09Z">
        <w:r w:rsidDel="00000000" w:rsidR="00000000" w:rsidRPr="00000000">
          <w:rPr>
            <w:rtl w:val="0"/>
            <w:rPrChange w:author="Info Vivencia" w:id="74" w:date="2026-06-19T09:20:09Z">
              <w:rPr>
                <w:rFonts w:ascii="Calibri" w:cs="Calibri" w:eastAsia="Calibri" w:hAnsi="Calibri"/>
                <w:b w:val="0"/>
                <w:bCs w:val="0"/>
                <w:i w:val="0"/>
                <w:iCs w:val="0"/>
                <w:color w:val="000000"/>
                <w:sz w:val="22"/>
                <w:szCs w:val="22"/>
              </w:rPr>
            </w:rPrChange>
          </w:rPr>
          <w:t xml:space="preserve">repetitive —</w:t>
        </w:r>
      </w:ins>
      <w:del w:author="Info Vivencia" w:id="73" w:date="2026-06-19T09:20:09Z">
        <w:r w:rsidDel="00000000" w:rsidR="00000000" w:rsidRPr="00000000">
          <w:rPr>
            <w:rtl w:val="0"/>
            <w:rPrChange w:author="Info Vivencia" w:id="74" w:date="2026-06-19T09:20:09Z">
              <w:rPr>
                <w:rFonts w:ascii="Calibri" w:cs="Calibri" w:eastAsia="Calibri" w:hAnsi="Calibri"/>
                <w:b w:val="0"/>
                <w:bCs w:val="0"/>
                <w:i w:val="0"/>
                <w:iCs w:val="0"/>
                <w:color w:val="000000"/>
                <w:sz w:val="22"/>
                <w:szCs w:val="22"/>
              </w:rPr>
            </w:rPrChange>
          </w:rPr>
          <w:delText xml:space="preserve">repeatable,</w:delText>
        </w:r>
      </w:del>
      <w:r w:rsidDel="00000000" w:rsidR="00000000" w:rsidRPr="00000000">
        <w:rPr>
          <w:rFonts w:ascii="Calibri" w:cs="Calibri" w:eastAsia="Calibri" w:hAnsi="Calibri"/>
          <w:b w:val="0"/>
          <w:bCs w:val="0"/>
          <w:i w:val="0"/>
          <w:iCs w:val="0"/>
          <w:color w:val="000000"/>
          <w:sz w:val="22"/>
          <w:szCs w:val="22"/>
          <w:rtl w:val="0"/>
        </w:rPr>
        <w:t xml:space="preserve"> the kind of thing that comes up again and again rather than once, so that the effort of building an agent is repaid by repeated use. It should be well-defined, with a reasonably clear idea of what a good outcome looks like, so the agent has a target it can actually hit. And it should be bounded</w:t>
      </w:r>
      <w:ins w:author="Info Vivencia" w:id="75" w:date="2026-06-19T09:20:57Z">
        <w:r w:rsidDel="00000000" w:rsidR="00000000" w:rsidRPr="00000000">
          <w:rPr>
            <w:rtl w:val="0"/>
            <w:rPrChange w:author="Info Vivencia" w:id="76" w:date="2026-06-19T09:20:57Z">
              <w:rPr>
                <w:rFonts w:ascii="Calibri" w:cs="Calibri" w:eastAsia="Calibri" w:hAnsi="Calibri"/>
                <w:b w:val="0"/>
                <w:bCs w:val="0"/>
                <w:i w:val="0"/>
                <w:iCs w:val="0"/>
                <w:color w:val="000000"/>
                <w:sz w:val="22"/>
                <w:szCs w:val="22"/>
              </w:rPr>
            </w:rPrChange>
          </w:rPr>
          <w:t xml:space="preserve">— confined to a known area rather than open-ended — </w:t>
        </w:r>
      </w:ins>
      <w:del w:author="Info Vivencia" w:id="75" w:date="2026-06-19T09:20:57Z">
        <w:r w:rsidDel="00000000" w:rsidR="00000000" w:rsidRPr="00000000">
          <w:rPr>
            <w:rtl w:val="0"/>
            <w:rPrChange w:author="Info Vivencia" w:id="76" w:date="2026-06-19T09:20:57Z">
              <w:rPr>
                <w:rFonts w:ascii="Calibri" w:cs="Calibri" w:eastAsia="Calibri" w:hAnsi="Calibri"/>
                <w:b w:val="0"/>
                <w:bCs w:val="0"/>
                <w:i w:val="0"/>
                <w:iCs w:val="0"/>
                <w:color w:val="000000"/>
                <w:sz w:val="22"/>
                <w:szCs w:val="22"/>
              </w:rPr>
            </w:rPrChange>
          </w:rPr>
          <w:delText xml:space="preserve">, confined to a knowable area rather than open-ended, </w:delText>
        </w:r>
      </w:del>
      <w:r w:rsidDel="00000000" w:rsidR="00000000" w:rsidRPr="00000000">
        <w:rPr>
          <w:rFonts w:ascii="Calibri" w:cs="Calibri" w:eastAsia="Calibri" w:hAnsi="Calibri"/>
          <w:b w:val="0"/>
          <w:bCs w:val="0"/>
          <w:i w:val="0"/>
          <w:iCs w:val="0"/>
          <w:color w:val="000000"/>
          <w:sz w:val="22"/>
          <w:szCs w:val="22"/>
          <w:rtl w:val="0"/>
        </w:rPr>
        <w:t xml:space="preserve">so that you can describe its scope and its limits in a brief.</w:t>
      </w:r>
      <w:r w:rsidDel="00000000" w:rsidR="00000000" w:rsidRPr="00000000">
        <w:rPr>
          <w:rtl w:val="0"/>
        </w:rPr>
      </w:r>
    </w:p>
    <w:p w:rsidR="00000000" w:rsidDel="00000000" w:rsidP="00000000" w:rsidRDefault="00000000" w:rsidRPr="00000000" w14:paraId="0000005C">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The support assistant you designed meets all three: parent enquiries and customer questions recur constantly, a good answer is clear, and the topics are a defined set. By contrast, a task that is one-off, or vaguely defined, or that could lead anywhere is a poor fit, and trying to force it into an agent produces something unreliable. When you are deciding whether to build an agent at all, these three qualities are the test to run first.</w:t>
      </w:r>
      <w:r w:rsidDel="00000000" w:rsidR="00000000" w:rsidRPr="00000000">
        <w:rPr>
          <w:rtl w:val="0"/>
        </w:rPr>
      </w:r>
    </w:p>
    <w:p w:rsidR="00000000" w:rsidDel="00000000" w:rsidP="00000000" w:rsidRDefault="00000000" w:rsidRPr="00000000" w14:paraId="0000005D">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6.2  Keeping a human in the loop where it matters</w:t>
      </w:r>
      <w:r w:rsidDel="00000000" w:rsidR="00000000" w:rsidRPr="00000000">
        <w:rPr>
          <w:rtl w:val="0"/>
        </w:rPr>
      </w:r>
    </w:p>
    <w:p w:rsidR="00000000" w:rsidDel="00000000" w:rsidP="00000000" w:rsidRDefault="00000000" w:rsidRPr="00000000" w14:paraId="0000005E">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The single most important principle in designing an agent is deciding where a human must remain involved. An agent is genuinely capable, but it is built on a model that can be confidently wrong, and it acts without a person watching each step. That combination is fine for low-stakes work and dangerous for high-stakes work. The guiding rule is simple: the more a mistake would cost, the more a human should sit between the agent and the final action.</w:t>
      </w:r>
      <w:r w:rsidDel="00000000" w:rsidR="00000000" w:rsidRPr="00000000">
        <w:rPr>
          <w:rtl w:val="0"/>
        </w:rPr>
      </w:r>
    </w:p>
    <w:p w:rsidR="00000000" w:rsidDel="00000000" w:rsidP="00000000" w:rsidRDefault="00000000" w:rsidRPr="00000000" w14:paraId="0000005F">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In practice this means letting an agent answer routine questions, draft standard replies, and sort incoming requests freely</w:t>
      </w:r>
      <w:del w:author="Info Vivencia" w:id="77" w:date="2026-06-19T09:21:26Z">
        <w:r w:rsidDel="00000000" w:rsidR="00000000" w:rsidRPr="00000000">
          <w:rPr>
            <w:rFonts w:ascii="Calibri" w:cs="Calibri" w:eastAsia="Calibri" w:hAnsi="Calibri"/>
            <w:b w:val="0"/>
            <w:bCs w:val="0"/>
            <w:i w:val="0"/>
            <w:iCs w:val="0"/>
            <w:color w:val="000000"/>
            <w:sz w:val="22"/>
            <w:szCs w:val="22"/>
            <w:rtl w:val="0"/>
          </w:rPr>
          <w:delText xml:space="preserve">,</w:delText>
        </w:r>
      </w:del>
      <w:r w:rsidDel="00000000" w:rsidR="00000000" w:rsidRPr="00000000">
        <w:rPr>
          <w:rFonts w:ascii="Calibri" w:cs="Calibri" w:eastAsia="Calibri" w:hAnsi="Calibri"/>
          <w:b w:val="0"/>
          <w:bCs w:val="0"/>
          <w:i w:val="0"/>
          <w:iCs w:val="0"/>
          <w:color w:val="000000"/>
          <w:sz w:val="22"/>
          <w:szCs w:val="22"/>
          <w:rtl w:val="0"/>
        </w:rPr>
        <w:t xml:space="preserve"> while making sure that anything carrying real consequence</w:t>
      </w:r>
      <w:ins w:author="Info Vivencia" w:id="78" w:date="2026-06-19T09:22:19Z">
        <w:r w:rsidDel="00000000" w:rsidR="00000000" w:rsidRPr="00000000">
          <w:rPr>
            <w:rFonts w:ascii="Calibri" w:cs="Calibri" w:eastAsia="Calibri" w:hAnsi="Calibri"/>
            <w:b w:val="0"/>
            <w:bCs w:val="0"/>
            <w:i w:val="0"/>
            <w:iCs w:val="0"/>
            <w:color w:val="000000"/>
            <w:sz w:val="22"/>
            <w:szCs w:val="22"/>
            <w:rtl w:val="0"/>
          </w:rPr>
          <w:t xml:space="preserve"> </w:t>
        </w:r>
        <w:r w:rsidDel="00000000" w:rsidR="00000000" w:rsidRPr="00000000">
          <w:rPr>
            <w:rtl w:val="0"/>
            <w:rPrChange w:author="Info Vivencia" w:id="79" w:date="2026-06-19T09:22:19Z">
              <w:rPr>
                <w:rFonts w:ascii="Calibri" w:cs="Calibri" w:eastAsia="Calibri" w:hAnsi="Calibri"/>
                <w:b w:val="0"/>
                <w:bCs w:val="0"/>
                <w:i w:val="0"/>
                <w:iCs w:val="0"/>
                <w:color w:val="000000"/>
                <w:sz w:val="22"/>
                <w:szCs w:val="22"/>
              </w:rPr>
            </w:rPrChange>
          </w:rPr>
          <w:t xml:space="preserve">(money changing hands, a commitment being made, advice that could harm someone if wrong)</w:t>
        </w:r>
      </w:ins>
      <w:del w:author="Info Vivencia" w:id="78" w:date="2026-06-19T09:22:19Z">
        <w:r w:rsidDel="00000000" w:rsidR="00000000" w:rsidRPr="00000000">
          <w:rPr>
            <w:rtl w:val="0"/>
            <w:rPrChange w:author="Info Vivencia" w:id="79" w:date="2026-06-19T09:22:19Z">
              <w:rPr>
                <w:rFonts w:ascii="Calibri" w:cs="Calibri" w:eastAsia="Calibri" w:hAnsi="Calibri"/>
                <w:b w:val="0"/>
                <w:bCs w:val="0"/>
                <w:i w:val="0"/>
                <w:iCs w:val="0"/>
                <w:color w:val="000000"/>
                <w:sz w:val="22"/>
                <w:szCs w:val="22"/>
              </w:rPr>
            </w:rPrChange>
          </w:rPr>
          <w:delText xml:space="preserve">, money changing hands, a commitment being made, advice that could harm someone if wrong,</w:delText>
        </w:r>
      </w:del>
      <w:r w:rsidDel="00000000" w:rsidR="00000000" w:rsidRPr="00000000">
        <w:rPr>
          <w:rFonts w:ascii="Calibri" w:cs="Calibri" w:eastAsia="Calibri" w:hAnsi="Calibri"/>
          <w:b w:val="0"/>
          <w:bCs w:val="0"/>
          <w:i w:val="0"/>
          <w:iCs w:val="0"/>
          <w:color w:val="000000"/>
          <w:sz w:val="22"/>
          <w:szCs w:val="22"/>
          <w:rtl w:val="0"/>
        </w:rPr>
        <w:t xml:space="preserve"> passes through a person before it takes effect. Designing this boundary is not a limitation on the agent; it is what makes the agent safe to deploy at all, and it is the mark of someone who understands these tools rather than merely using them.</w:t>
      </w:r>
      <w:r w:rsidDel="00000000" w:rsidR="00000000" w:rsidRPr="00000000">
        <w:rPr>
          <w:rtl w:val="0"/>
        </w:rPr>
      </w:r>
    </w:p>
    <w:p w:rsidR="00000000" w:rsidDel="00000000" w:rsidP="00000000" w:rsidRDefault="00000000" w:rsidRPr="00000000" w14:paraId="00000060">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6.3  Thinking past the tools you happen to know</w:t>
      </w:r>
      <w:r w:rsidDel="00000000" w:rsidR="00000000" w:rsidRPr="00000000">
        <w:rPr>
          <w:rtl w:val="0"/>
        </w:rPr>
      </w:r>
    </w:p>
    <w:p w:rsidR="00000000" w:rsidDel="00000000" w:rsidP="00000000" w:rsidRDefault="00000000" w:rsidRPr="00000000" w14:paraId="00000061">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The specific tools in this session,</w:t>
      </w:r>
      <w:ins w:author="Info Vivencia" w:id="80" w:date="2026-06-19T09:23:06Z">
        <w:r w:rsidDel="00000000" w:rsidR="00000000" w:rsidRPr="00000000">
          <w:rPr>
            <w:rtl w:val="0"/>
            <w:rPrChange w:author="Info Vivencia" w:id="81" w:date="2026-06-19T09:23:06Z">
              <w:rPr>
                <w:rFonts w:ascii="Calibri" w:cs="Calibri" w:eastAsia="Calibri" w:hAnsi="Calibri"/>
                <w:b w:val="0"/>
                <w:bCs w:val="0"/>
                <w:i w:val="0"/>
                <w:iCs w:val="0"/>
                <w:color w:val="000000"/>
                <w:sz w:val="22"/>
                <w:szCs w:val="22"/>
              </w:rPr>
            </w:rPrChange>
          </w:rPr>
          <w:t xml:space="preserve"> such as</w:t>
        </w:r>
      </w:ins>
      <w:r w:rsidDel="00000000" w:rsidR="00000000" w:rsidRPr="00000000">
        <w:rPr>
          <w:rFonts w:ascii="Calibri" w:cs="Calibri" w:eastAsia="Calibri" w:hAnsi="Calibri"/>
          <w:b w:val="0"/>
          <w:bCs w:val="0"/>
          <w:i w:val="0"/>
          <w:iCs w:val="0"/>
          <w:color w:val="000000"/>
          <w:sz w:val="22"/>
          <w:szCs w:val="22"/>
          <w:rtl w:val="0"/>
        </w:rPr>
        <w:t xml:space="preserve"> the Custom GPT, the Project, the Gem, will not stay fixed, and agent-building tools are changing as fast as anything in this field. This is exactly why the session has spent its time on what an agent is and how its brief is written, rather </w:t>
      </w:r>
      <w:ins w:author="Info Vivencia" w:id="82" w:date="2026-06-19T09:24:24Z">
        <w:r w:rsidDel="00000000" w:rsidR="00000000" w:rsidRPr="00000000">
          <w:rPr>
            <w:rFonts w:ascii="Calibri" w:cs="Calibri" w:eastAsia="Calibri" w:hAnsi="Calibri"/>
            <w:b w:val="0"/>
            <w:bCs w:val="0"/>
            <w:i w:val="0"/>
            <w:iCs w:val="0"/>
            <w:color w:val="000000"/>
            <w:sz w:val="22"/>
            <w:szCs w:val="22"/>
            <w:rtl w:val="0"/>
          </w:rPr>
          <w:t xml:space="preserve">than </w:t>
        </w:r>
        <w:r w:rsidDel="00000000" w:rsidR="00000000" w:rsidRPr="00000000">
          <w:rPr>
            <w:rtl w:val="0"/>
            <w:rPrChange w:author="Info Vivencia" w:id="83" w:date="2026-06-19T09:24:24Z">
              <w:rPr>
                <w:rFonts w:ascii="Calibri" w:cs="Calibri" w:eastAsia="Calibri" w:hAnsi="Calibri"/>
                <w:b w:val="0"/>
                <w:bCs w:val="0"/>
                <w:i w:val="0"/>
                <w:iCs w:val="0"/>
                <w:color w:val="000000"/>
                <w:sz w:val="22"/>
                <w:szCs w:val="22"/>
              </w:rPr>
            </w:rPrChange>
          </w:rPr>
          <w:t xml:space="preserve">memorising on screens</w:t>
        </w:r>
      </w:ins>
      <w:del w:author="Info Vivencia" w:id="82" w:date="2026-06-19T09:24:24Z">
        <w:r w:rsidDel="00000000" w:rsidR="00000000" w:rsidRPr="00000000">
          <w:rPr>
            <w:rtl w:val="0"/>
            <w:rPrChange w:author="Info Vivencia" w:id="83" w:date="2026-06-19T09:24:24Z">
              <w:rPr>
                <w:rFonts w:ascii="Calibri" w:cs="Calibri" w:eastAsia="Calibri" w:hAnsi="Calibri"/>
                <w:b w:val="0"/>
                <w:bCs w:val="0"/>
                <w:i w:val="0"/>
                <w:iCs w:val="0"/>
                <w:color w:val="000000"/>
                <w:sz w:val="22"/>
                <w:szCs w:val="22"/>
              </w:rPr>
            </w:rPrChange>
          </w:rPr>
          <w:delText xml:space="preserve">than on memorising screens</w:delText>
        </w:r>
      </w:del>
      <w:r w:rsidDel="00000000" w:rsidR="00000000" w:rsidRPr="00000000">
        <w:rPr>
          <w:rFonts w:ascii="Calibri" w:cs="Calibri" w:eastAsia="Calibri" w:hAnsi="Calibri"/>
          <w:b w:val="0"/>
          <w:bCs w:val="0"/>
          <w:i w:val="0"/>
          <w:iCs w:val="0"/>
          <w:color w:val="000000"/>
          <w:sz w:val="22"/>
          <w:szCs w:val="22"/>
          <w:rtl w:val="0"/>
        </w:rPr>
        <w:t xml:space="preserve">. When a new agent tool appears, you will already understand the four parts it must let you set and the loop it will run, and you will be able to pick it up quickly.</w:t>
      </w:r>
      <w:r w:rsidDel="00000000" w:rsidR="00000000" w:rsidRPr="00000000">
        <w:rPr>
          <w:rtl w:val="0"/>
        </w:rPr>
      </w:r>
    </w:p>
    <w:p w:rsidR="00000000" w:rsidDel="00000000" w:rsidP="00000000" w:rsidRDefault="00000000" w:rsidRPr="00000000" w14:paraId="00000062">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So when you face a tool you have never seen, the useful questions are the same three that have run through the whole program. When the tools you know are gone, how would you find a capable one for building the agent you need? When a tool does most of the job but stumbles on one part, how would you work out its strengths and limits for yourself, by testing it against the hard cases you now understand? And when you look at a problem, are you seeing only the obvious task, or are you turning it over from every side, asking first whether the task even suits an agent before reaching for one? A person who carries those questions does not depend on any single tool and stays capable as the tools change underneath them.</w:t>
      </w:r>
      <w:r w:rsidDel="00000000" w:rsidR="00000000" w:rsidRPr="00000000">
        <w:rPr>
          <w:rtl w:val="0"/>
        </w:rPr>
      </w:r>
    </w:p>
    <w:p w:rsidR="00000000" w:rsidDel="00000000" w:rsidP="00000000" w:rsidRDefault="00000000" w:rsidRPr="00000000" w14:paraId="00000063">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6.4  Where this leads next</w:t>
      </w:r>
      <w:r w:rsidDel="00000000" w:rsidR="00000000" w:rsidRPr="00000000">
        <w:rPr>
          <w:rtl w:val="0"/>
        </w:rPr>
      </w:r>
    </w:p>
    <w:p w:rsidR="00000000" w:rsidDel="00000000" w:rsidP="00000000" w:rsidRDefault="00000000" w:rsidRPr="00000000" w14:paraId="00000064">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Everything today has been about a single agent handling a</w:t>
      </w:r>
      <w:del w:author="Info Vivencia" w:id="84" w:date="2026-06-19T09:25:22Z">
        <w:r w:rsidDel="00000000" w:rsidR="00000000" w:rsidRPr="00000000">
          <w:rPr>
            <w:rFonts w:ascii="Calibri" w:cs="Calibri" w:eastAsia="Calibri" w:hAnsi="Calibri"/>
            <w:b w:val="0"/>
            <w:bCs w:val="0"/>
            <w:i w:val="0"/>
            <w:iCs w:val="0"/>
            <w:color w:val="000000"/>
            <w:sz w:val="22"/>
            <w:szCs w:val="22"/>
            <w:rtl w:val="0"/>
          </w:rPr>
          <w:delText xml:space="preserve"> single</w:delText>
        </w:r>
      </w:del>
      <w:r w:rsidDel="00000000" w:rsidR="00000000" w:rsidRPr="00000000">
        <w:rPr>
          <w:rFonts w:ascii="Calibri" w:cs="Calibri" w:eastAsia="Calibri" w:hAnsi="Calibri"/>
          <w:b w:val="0"/>
          <w:bCs w:val="0"/>
          <w:i w:val="0"/>
          <w:iCs w:val="0"/>
          <w:color w:val="000000"/>
          <w:sz w:val="22"/>
          <w:szCs w:val="22"/>
          <w:rtl w:val="0"/>
        </w:rPr>
        <w:t xml:space="preserve"> job on its own. That is the foundation. From the next session onward, the focus widens: instead of one agent working alone, you will see several agents working together, each handling a part of a larger task and passing work between them, which is what makes it possible to tackle problems too big for any single agent. That is the subject of Day 11.</w:t>
      </w:r>
      <w:r w:rsidDel="00000000" w:rsidR="00000000" w:rsidRPr="00000000">
        <w:rPr>
          <w:rtl w:val="0"/>
        </w:rPr>
      </w:r>
    </w:p>
    <w:p w:rsidR="00000000" w:rsidDel="00000000" w:rsidP="00000000" w:rsidRDefault="00000000" w:rsidRPr="00000000" w14:paraId="00000065">
      <w:pPr>
        <w:pStyle w:val="Heading1"/>
        <w:spacing w:after="160" w:before="280" w:lineRule="auto"/>
        <w:rPr/>
      </w:pPr>
      <w:r w:rsidDel="00000000" w:rsidR="00000000" w:rsidRPr="00000000">
        <w:rPr>
          <w:rFonts w:ascii="Calibri" w:cs="Calibri" w:eastAsia="Calibri" w:hAnsi="Calibri"/>
          <w:b w:val="1"/>
          <w:bCs w:val="1"/>
          <w:color w:val="000000"/>
          <w:sz w:val="30"/>
          <w:szCs w:val="30"/>
          <w:rtl w:val="0"/>
        </w:rPr>
        <w:t xml:space="preserve">7.  Practice  (10 min)</w:t>
      </w:r>
      <w:r w:rsidDel="00000000" w:rsidR="00000000" w:rsidRPr="00000000">
        <w:rPr>
          <w:rtl w:val="0"/>
        </w:rPr>
      </w:r>
    </w:p>
    <w:p w:rsidR="00000000" w:rsidDel="00000000" w:rsidP="00000000" w:rsidRDefault="00000000" w:rsidRPr="00000000" w14:paraId="00000066">
      <w:pPr>
        <w:spacing w:after="160" w:line="276" w:lineRule="auto"/>
        <w:rPr/>
      </w:pPr>
      <w:r w:rsidDel="00000000" w:rsidR="00000000" w:rsidRPr="00000000">
        <w:rPr>
          <w:rFonts w:ascii="Calibri" w:cs="Calibri" w:eastAsia="Calibri" w:hAnsi="Calibri"/>
          <w:b w:val="0"/>
          <w:bCs w:val="0"/>
          <w:i w:val="0"/>
          <w:iCs w:val="0"/>
          <w:color w:val="000000"/>
          <w:sz w:val="22"/>
          <w:szCs w:val="22"/>
          <w:rtl w:val="0"/>
        </w:rPr>
        <w:t xml:space="preserve">Complete the following tasks on your own using the LMS resources and the tools introduced today. Each task tells you what to do, which tool to use, and what a good result looks like. Do them in order, because each one builds on the one before.</w:t>
      </w:r>
      <w:r w:rsidDel="00000000" w:rsidR="00000000" w:rsidRPr="00000000">
        <w:rPr>
          <w:rtl w:val="0"/>
        </w:rPr>
      </w:r>
    </w:p>
    <w:p w:rsidR="00000000" w:rsidDel="00000000" w:rsidP="00000000" w:rsidRDefault="00000000" w:rsidRPr="00000000" w14:paraId="00000067">
      <w:pPr>
        <w:spacing w:after="160" w:line="276" w:lineRule="auto"/>
        <w:rPr/>
      </w:pPr>
      <w:r w:rsidDel="00000000" w:rsidR="00000000" w:rsidRPr="00000000">
        <w:rPr>
          <w:rFonts w:ascii="Calibri" w:cs="Calibri" w:eastAsia="Calibri" w:hAnsi="Calibri"/>
          <w:b w:val="1"/>
          <w:bCs w:val="1"/>
          <w:i w:val="0"/>
          <w:iCs w:val="0"/>
          <w:color w:val="000000"/>
          <w:sz w:val="22"/>
          <w:szCs w:val="22"/>
          <w:rtl w:val="0"/>
        </w:rPr>
        <w:t xml:space="preserve">Task 1 — Write an agent's brief.</w:t>
      </w:r>
      <w:r w:rsidDel="00000000" w:rsidR="00000000" w:rsidRPr="00000000">
        <w:rPr>
          <w:rFonts w:ascii="Calibri" w:cs="Calibri" w:eastAsia="Calibri" w:hAnsi="Calibri"/>
          <w:b w:val="0"/>
          <w:bCs w:val="0"/>
          <w:i w:val="0"/>
          <w:iCs w:val="0"/>
          <w:color w:val="000000"/>
          <w:sz w:val="22"/>
          <w:szCs w:val="22"/>
          <w:rtl w:val="0"/>
        </w:rPr>
        <w:t xml:space="preserve">  Choose a real, repeatable task from your own work or life that would suit an agent. Write a complete brief for it covering all four parts: the role, the task scope (what it handles and what it does not), the behaviour (tone, length, language), and the boundaries (what it must not do and what it should pass to a human). A good result is a brief that someone else could read and understand exactly how the agent should behave and where it should stop.</w:t>
      </w:r>
      <w:r w:rsidDel="00000000" w:rsidR="00000000" w:rsidRPr="00000000">
        <w:rPr>
          <w:rtl w:val="0"/>
        </w:rPr>
      </w:r>
    </w:p>
    <w:p w:rsidR="00000000" w:rsidDel="00000000" w:rsidP="00000000" w:rsidRDefault="00000000" w:rsidRPr="00000000" w14:paraId="00000068">
      <w:pPr>
        <w:spacing w:after="160" w:line="276" w:lineRule="auto"/>
        <w:rPr/>
      </w:pPr>
      <w:r w:rsidDel="00000000" w:rsidR="00000000" w:rsidRPr="00000000">
        <w:rPr>
          <w:rFonts w:ascii="Calibri" w:cs="Calibri" w:eastAsia="Calibri" w:hAnsi="Calibri"/>
          <w:b w:val="1"/>
          <w:bCs w:val="1"/>
          <w:i w:val="0"/>
          <w:iCs w:val="0"/>
          <w:color w:val="000000"/>
          <w:sz w:val="22"/>
          <w:szCs w:val="22"/>
          <w:rtl w:val="0"/>
        </w:rPr>
        <w:t xml:space="preserve">Task 2 — Build the agent.</w:t>
      </w:r>
      <w:r w:rsidDel="00000000" w:rsidR="00000000" w:rsidRPr="00000000">
        <w:rPr>
          <w:rFonts w:ascii="Calibri" w:cs="Calibri" w:eastAsia="Calibri" w:hAnsi="Calibri"/>
          <w:b w:val="0"/>
          <w:bCs w:val="0"/>
          <w:i w:val="0"/>
          <w:iCs w:val="0"/>
          <w:color w:val="000000"/>
          <w:sz w:val="22"/>
          <w:szCs w:val="22"/>
          <w:rtl w:val="0"/>
        </w:rPr>
        <w:t xml:space="preserve">  Take the brief you wrote and build it into a saved agent using one of the three tools: a Custom GPT in ChatGPT, a Project in Claude, or a Gem in Gemini. Give it a clear name and save it. A good result is a working agent you can open and use that already behaves according to your brief without being reminded.</w:t>
      </w:r>
      <w:r w:rsidDel="00000000" w:rsidR="00000000" w:rsidRPr="00000000">
        <w:rPr>
          <w:rtl w:val="0"/>
        </w:rPr>
      </w:r>
    </w:p>
    <w:p w:rsidR="00000000" w:rsidDel="00000000" w:rsidP="00000000" w:rsidRDefault="00000000" w:rsidRPr="00000000" w14:paraId="00000069">
      <w:pPr>
        <w:spacing w:after="160" w:line="276" w:lineRule="auto"/>
        <w:rPr/>
      </w:pPr>
      <w:r w:rsidDel="00000000" w:rsidR="00000000" w:rsidRPr="00000000">
        <w:rPr>
          <w:rFonts w:ascii="Calibri" w:cs="Calibri" w:eastAsia="Calibri" w:hAnsi="Calibri"/>
          <w:b w:val="1"/>
          <w:bCs w:val="1"/>
          <w:i w:val="0"/>
          <w:iCs w:val="0"/>
          <w:color w:val="000000"/>
          <w:sz w:val="22"/>
          <w:szCs w:val="22"/>
          <w:rtl w:val="0"/>
        </w:rPr>
        <w:t xml:space="preserve">Task 3 — Test and refine through the loop.</w:t>
      </w:r>
      <w:r w:rsidDel="00000000" w:rsidR="00000000" w:rsidRPr="00000000">
        <w:rPr>
          <w:rFonts w:ascii="Calibri" w:cs="Calibri" w:eastAsia="Calibri" w:hAnsi="Calibri"/>
          <w:b w:val="0"/>
          <w:bCs w:val="0"/>
          <w:i w:val="0"/>
          <w:iCs w:val="0"/>
          <w:color w:val="000000"/>
          <w:sz w:val="22"/>
          <w:szCs w:val="22"/>
          <w:rtl w:val="0"/>
        </w:rPr>
        <w:t xml:space="preserve">  Try your agent with at least five real messages, including one or two that should fall outside its scope. Watch where it answers poorly or crosses a boundary it should have respected, and fix the brief each time. A good result is an agent that handles the ordinary cases well and correctly hands the out-of-scope ones over, after at least one round of refinement.</w:t>
      </w:r>
      <w:r w:rsidDel="00000000" w:rsidR="00000000" w:rsidRPr="00000000">
        <w:rPr>
          <w:rtl w:val="0"/>
        </w:rPr>
      </w:r>
    </w:p>
    <w:p w:rsidR="00000000" w:rsidDel="00000000" w:rsidP="00000000" w:rsidRDefault="00000000" w:rsidRPr="00000000" w14:paraId="0000006A">
      <w:pPr>
        <w:spacing w:after="160" w:line="276" w:lineRule="auto"/>
        <w:rPr/>
      </w:pPr>
      <w:r w:rsidDel="00000000" w:rsidR="00000000" w:rsidRPr="00000000">
        <w:rPr>
          <w:rFonts w:ascii="Calibri" w:cs="Calibri" w:eastAsia="Calibri" w:hAnsi="Calibri"/>
          <w:b w:val="1"/>
          <w:bCs w:val="1"/>
          <w:i w:val="0"/>
          <w:iCs w:val="0"/>
          <w:color w:val="000000"/>
          <w:sz w:val="22"/>
          <w:szCs w:val="22"/>
          <w:rtl w:val="0"/>
        </w:rPr>
        <w:t xml:space="preserve">Task 4 — Draw the human line.</w:t>
      </w:r>
      <w:r w:rsidDel="00000000" w:rsidR="00000000" w:rsidRPr="00000000">
        <w:rPr>
          <w:rFonts w:ascii="Calibri" w:cs="Calibri" w:eastAsia="Calibri" w:hAnsi="Calibri"/>
          <w:b w:val="0"/>
          <w:bCs w:val="0"/>
          <w:i w:val="0"/>
          <w:iCs w:val="0"/>
          <w:color w:val="000000"/>
          <w:sz w:val="22"/>
          <w:szCs w:val="22"/>
          <w:rtl w:val="0"/>
        </w:rPr>
        <w:t xml:space="preserve">  For the same task, write down one part of it that the agent can safely handle on its own and one part that must keep a human in the loop, and explain in a sentence or two why each belongs where you put it. A good result is a clear, honest judgement about where the agent's freedom should end and your own responsibility should begin.</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jc w:val="center"/>
      <w:rPr/>
    </w:pPr>
    <w:r w:rsidDel="00000000" w:rsidR="00000000" w:rsidRPr="00000000">
      <w:rPr>
        <w:rFonts w:ascii="Calibri" w:cs="Calibri" w:eastAsia="Calibri" w:hAnsi="Calibri"/>
        <w:color w:val="000000"/>
        <w:sz w:val="18"/>
        <w:szCs w:val="18"/>
        <w:rtl w:val="0"/>
      </w:rPr>
      <w:t xml:space="preserve">Internal — Trainers and Program Team Only   |   Page </w:t>
    </w:r>
    <w:r w:rsidDel="00000000" w:rsidR="00000000" w:rsidRPr="00000000">
      <w:rPr>
        <w:rFonts w:ascii="Calibri" w:cs="Calibri" w:eastAsia="Calibri" w:hAnsi="Calibri"/>
        <w:color w:val="00000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tabs>
        <w:tab w:val="right" w:leader="none" w:pos="9360"/>
      </w:tabs>
      <w:rPr/>
    </w:pPr>
    <w:r w:rsidDel="00000000" w:rsidR="00000000" w:rsidRPr="00000000">
      <w:rPr>
        <w:rFonts w:ascii="Calibri" w:cs="Calibri" w:eastAsia="Calibri" w:hAnsi="Calibri"/>
        <w:color w:val="000000"/>
        <w:sz w:val="18"/>
        <w:szCs w:val="18"/>
        <w:rtl w:val="0"/>
      </w:rPr>
      <w:t xml:space="preserve">ONROL — AI Generalist ProgramDay 10 — Introduction to AI Agents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Calibri" w:cs="Calibri" w:eastAsia="Calibri" w:hAnsi="Calibri"/>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